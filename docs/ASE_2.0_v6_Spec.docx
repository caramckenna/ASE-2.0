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F95E" w14:textId="59BE6D46" w:rsidR="00E04579" w:rsidRPr="002774B8" w:rsidRDefault="00F72DEF" w:rsidP="00054977">
      <w:pPr>
        <w:pStyle w:val="Heading1"/>
        <w:spacing w:before="0" w:line="240" w:lineRule="auto"/>
        <w:jc w:val="center"/>
        <w:rPr>
          <w:rFonts w:ascii="Arial" w:hAnsi="Arial" w:cs="Arial"/>
          <w:color w:val="auto"/>
          <w:sz w:val="32"/>
          <w:szCs w:val="32"/>
        </w:rPr>
      </w:pPr>
      <w:r w:rsidRPr="002774B8">
        <w:rPr>
          <w:rFonts w:ascii="Arial" w:hAnsi="Arial" w:cs="Arial"/>
          <w:color w:val="auto"/>
          <w:sz w:val="32"/>
          <w:szCs w:val="32"/>
        </w:rPr>
        <w:t>Adult Sepsis Event (ASE) 2.0 Specification (</w:t>
      </w:r>
      <w:r w:rsidRPr="6A658A91">
        <w:rPr>
          <w:rFonts w:ascii="Arial" w:hAnsi="Arial" w:cs="Arial"/>
          <w:color w:val="auto"/>
          <w:sz w:val="32"/>
          <w:szCs w:val="32"/>
        </w:rPr>
        <w:t>v</w:t>
      </w:r>
      <w:r w:rsidR="5133E82C" w:rsidRPr="6A658A91">
        <w:rPr>
          <w:rFonts w:ascii="Arial" w:hAnsi="Arial" w:cs="Arial"/>
          <w:color w:val="auto"/>
          <w:sz w:val="32"/>
          <w:szCs w:val="32"/>
        </w:rPr>
        <w:t>6</w:t>
      </w:r>
      <w:r w:rsidRPr="002774B8">
        <w:rPr>
          <w:rFonts w:ascii="Arial" w:hAnsi="Arial" w:cs="Arial"/>
          <w:color w:val="auto"/>
          <w:sz w:val="32"/>
          <w:szCs w:val="32"/>
        </w:rPr>
        <w:t>)</w:t>
      </w:r>
    </w:p>
    <w:p w14:paraId="58C366C9" w14:textId="3009D09C" w:rsidR="00E04579" w:rsidRPr="002774B8" w:rsidRDefault="00F72DEF" w:rsidP="00054977">
      <w:pPr>
        <w:spacing w:after="0" w:line="240" w:lineRule="auto"/>
        <w:jc w:val="center"/>
        <w:rPr>
          <w:rFonts w:ascii="Arial" w:hAnsi="Arial" w:cs="Arial"/>
        </w:rPr>
      </w:pPr>
      <w:r w:rsidRPr="3B146FD8">
        <w:rPr>
          <w:rFonts w:ascii="Arial" w:hAnsi="Arial" w:cs="Arial"/>
        </w:rPr>
        <w:t xml:space="preserve">Version Date: </w:t>
      </w:r>
      <w:r w:rsidR="4E167C9A" w:rsidRPr="3B146FD8">
        <w:rPr>
          <w:rFonts w:ascii="Arial" w:hAnsi="Arial" w:cs="Arial"/>
        </w:rPr>
        <w:t>9</w:t>
      </w:r>
      <w:r w:rsidRPr="3B146FD8">
        <w:rPr>
          <w:rFonts w:ascii="Arial" w:hAnsi="Arial" w:cs="Arial"/>
        </w:rPr>
        <w:t>/</w:t>
      </w:r>
      <w:r w:rsidR="4FCDACBF" w:rsidRPr="3B146FD8">
        <w:rPr>
          <w:rFonts w:ascii="Arial" w:hAnsi="Arial" w:cs="Arial"/>
        </w:rPr>
        <w:t>8</w:t>
      </w:r>
      <w:r w:rsidRPr="3B146FD8">
        <w:rPr>
          <w:rFonts w:ascii="Arial" w:hAnsi="Arial" w:cs="Arial"/>
        </w:rPr>
        <w:t>/2025</w:t>
      </w:r>
    </w:p>
    <w:p w14:paraId="37B93D19" w14:textId="77777777" w:rsidR="00DF1BB9" w:rsidRPr="00291991" w:rsidRDefault="00DF1BB9" w:rsidP="002A3980"/>
    <w:p w14:paraId="71612C0A" w14:textId="3E242277" w:rsidR="00D21206" w:rsidRPr="000A6735" w:rsidRDefault="000A6735" w:rsidP="3F72B946">
      <w:pPr>
        <w:shd w:val="clear" w:color="auto" w:fill="C6D9F1" w:themeFill="text2" w:themeFillTint="33"/>
        <w:spacing w:after="0" w:line="240" w:lineRule="auto"/>
        <w:rPr>
          <w:rFonts w:ascii="Arial" w:hAnsi="Arial" w:cs="Arial"/>
          <w:b/>
          <w:bCs/>
        </w:rPr>
      </w:pPr>
      <w:r w:rsidRPr="3F72B946">
        <w:rPr>
          <w:rFonts w:ascii="Arial" w:hAnsi="Arial" w:cs="Arial"/>
          <w:b/>
          <w:bCs/>
        </w:rPr>
        <w:t>OVERVIEW</w:t>
      </w:r>
    </w:p>
    <w:p w14:paraId="37E36536" w14:textId="5E3C101F" w:rsidR="00D21206" w:rsidRPr="00D21206" w:rsidRDefault="00D21206" w:rsidP="00D21206">
      <w:pPr>
        <w:spacing w:after="0" w:line="240" w:lineRule="auto"/>
        <w:rPr>
          <w:rFonts w:ascii="Arial" w:hAnsi="Arial" w:cs="Arial"/>
        </w:rPr>
      </w:pPr>
      <w:r w:rsidRPr="00D21206">
        <w:rPr>
          <w:rFonts w:ascii="Arial" w:hAnsi="Arial" w:cs="Arial"/>
        </w:rPr>
        <w:t xml:space="preserve">The Adult Sepsis Event (ASE) </w:t>
      </w:r>
      <w:r w:rsidR="000A6735">
        <w:rPr>
          <w:rFonts w:ascii="Arial" w:hAnsi="Arial" w:cs="Arial"/>
        </w:rPr>
        <w:t xml:space="preserve">version </w:t>
      </w:r>
      <w:r w:rsidRPr="00D21206">
        <w:rPr>
          <w:rFonts w:ascii="Arial" w:hAnsi="Arial" w:cs="Arial"/>
        </w:rPr>
        <w:t>2.0 algorithm identifies sepsis cases using standardized, electronically computable criteria. A</w:t>
      </w:r>
      <w:r w:rsidR="006612CC">
        <w:rPr>
          <w:rFonts w:ascii="Arial" w:hAnsi="Arial" w:cs="Arial"/>
        </w:rPr>
        <w:t>n ASE</w:t>
      </w:r>
      <w:r w:rsidRPr="00D21206">
        <w:rPr>
          <w:rFonts w:ascii="Arial" w:hAnsi="Arial" w:cs="Arial"/>
        </w:rPr>
        <w:t xml:space="preserve"> is defined by the presence of:</w:t>
      </w:r>
    </w:p>
    <w:p w14:paraId="29AE907A" w14:textId="075C37C8" w:rsidR="00D21206" w:rsidRPr="00D21206" w:rsidRDefault="00D21206" w:rsidP="00F742D1">
      <w:pPr>
        <w:numPr>
          <w:ilvl w:val="0"/>
          <w:numId w:val="17"/>
        </w:numPr>
        <w:tabs>
          <w:tab w:val="clear" w:pos="360"/>
          <w:tab w:val="num" w:pos="720"/>
        </w:tabs>
        <w:spacing w:after="0" w:line="240" w:lineRule="auto"/>
        <w:rPr>
          <w:rFonts w:ascii="Arial" w:hAnsi="Arial" w:cs="Arial"/>
        </w:rPr>
      </w:pPr>
      <w:r w:rsidRPr="00D21206">
        <w:rPr>
          <w:rFonts w:ascii="Arial" w:hAnsi="Arial" w:cs="Arial"/>
          <w:b/>
          <w:bCs/>
        </w:rPr>
        <w:t>Presumed Serious Infection</w:t>
      </w:r>
      <w:r w:rsidRPr="00D21206">
        <w:rPr>
          <w:rFonts w:ascii="Arial" w:hAnsi="Arial" w:cs="Arial"/>
        </w:rPr>
        <w:t xml:space="preserve"> – </w:t>
      </w:r>
      <w:r w:rsidR="000A6735">
        <w:rPr>
          <w:rFonts w:ascii="Arial" w:hAnsi="Arial" w:cs="Arial"/>
        </w:rPr>
        <w:t>e</w:t>
      </w:r>
      <w:r w:rsidRPr="00D21206">
        <w:rPr>
          <w:rFonts w:ascii="Arial" w:hAnsi="Arial" w:cs="Arial"/>
        </w:rPr>
        <w:t>vidence of a clinically significant infection requiring sustained antimicrobial therapy, as indicated by blood culture collection or a principal diagnosis of infection/sepsis, together with qualifying antibiotic administration patterns.</w:t>
      </w:r>
    </w:p>
    <w:p w14:paraId="28E95337" w14:textId="06F3FCBE" w:rsidR="00D21206" w:rsidRPr="00D21206" w:rsidRDefault="00D21206" w:rsidP="00F742D1">
      <w:pPr>
        <w:numPr>
          <w:ilvl w:val="0"/>
          <w:numId w:val="17"/>
        </w:numPr>
        <w:tabs>
          <w:tab w:val="clear" w:pos="360"/>
          <w:tab w:val="num" w:pos="720"/>
        </w:tabs>
        <w:spacing w:after="0" w:line="240" w:lineRule="auto"/>
        <w:rPr>
          <w:rFonts w:ascii="Arial" w:hAnsi="Arial" w:cs="Arial"/>
        </w:rPr>
      </w:pPr>
      <w:r w:rsidRPr="00D21206">
        <w:rPr>
          <w:rFonts w:ascii="Arial" w:hAnsi="Arial" w:cs="Arial"/>
          <w:b/>
          <w:bCs/>
        </w:rPr>
        <w:t>Acute Organ Dysfunction</w:t>
      </w:r>
      <w:r w:rsidRPr="00D21206">
        <w:rPr>
          <w:rFonts w:ascii="Arial" w:hAnsi="Arial" w:cs="Arial"/>
        </w:rPr>
        <w:t xml:space="preserve"> – </w:t>
      </w:r>
      <w:r w:rsidR="000A6735">
        <w:rPr>
          <w:rFonts w:ascii="Arial" w:hAnsi="Arial" w:cs="Arial"/>
        </w:rPr>
        <w:t>e</w:t>
      </w:r>
      <w:r w:rsidRPr="00D21206">
        <w:rPr>
          <w:rFonts w:ascii="Arial" w:hAnsi="Arial" w:cs="Arial"/>
        </w:rPr>
        <w:t>vidence of new or escalating organ dysfunction occurring within a defined time window relative to infection onset.</w:t>
      </w:r>
    </w:p>
    <w:p w14:paraId="331C96F0" w14:textId="77777777" w:rsidR="000A6735" w:rsidRDefault="000A6735" w:rsidP="00D21206">
      <w:pPr>
        <w:spacing w:after="0" w:line="240" w:lineRule="auto"/>
        <w:rPr>
          <w:rFonts w:ascii="Arial" w:hAnsi="Arial" w:cs="Arial"/>
        </w:rPr>
      </w:pPr>
    </w:p>
    <w:p w14:paraId="1A2A35FB" w14:textId="40FAA8AB" w:rsidR="00D21206" w:rsidRPr="00D21206" w:rsidRDefault="00D21206" w:rsidP="00D21206">
      <w:pPr>
        <w:spacing w:after="0" w:line="240" w:lineRule="auto"/>
        <w:rPr>
          <w:rFonts w:ascii="Arial" w:hAnsi="Arial" w:cs="Arial"/>
        </w:rPr>
      </w:pPr>
      <w:r w:rsidRPr="00D21206">
        <w:rPr>
          <w:rFonts w:ascii="Arial" w:hAnsi="Arial" w:cs="Arial"/>
        </w:rPr>
        <w:t>Both components must be met within a short period of time, with organ dysfunction occurring within ±1 calendar day of infection onset.</w:t>
      </w:r>
    </w:p>
    <w:p w14:paraId="5D705A36" w14:textId="77777777" w:rsidR="000A6735" w:rsidRDefault="000A6735" w:rsidP="00D21206">
      <w:pPr>
        <w:spacing w:after="0" w:line="240" w:lineRule="auto"/>
        <w:rPr>
          <w:rFonts w:ascii="Arial" w:hAnsi="Arial" w:cs="Arial"/>
        </w:rPr>
      </w:pPr>
    </w:p>
    <w:p w14:paraId="60659F38" w14:textId="1BC3660D" w:rsidR="00D21206" w:rsidRDefault="00D21206" w:rsidP="00D21206">
      <w:pPr>
        <w:spacing w:after="0" w:line="240" w:lineRule="auto"/>
        <w:rPr>
          <w:rFonts w:ascii="Arial" w:hAnsi="Arial" w:cs="Arial"/>
        </w:rPr>
      </w:pPr>
      <w:r w:rsidRPr="00D21206">
        <w:rPr>
          <w:rFonts w:ascii="Arial" w:hAnsi="Arial" w:cs="Arial"/>
        </w:rPr>
        <w:t xml:space="preserve">The definition also supports classification of community-onset </w:t>
      </w:r>
      <w:r w:rsidR="000A6735">
        <w:rPr>
          <w:rFonts w:ascii="Arial" w:hAnsi="Arial" w:cs="Arial"/>
        </w:rPr>
        <w:t xml:space="preserve">(CO) </w:t>
      </w:r>
      <w:r w:rsidRPr="00D21206">
        <w:rPr>
          <w:rFonts w:ascii="Arial" w:hAnsi="Arial" w:cs="Arial"/>
        </w:rPr>
        <w:t xml:space="preserve">sepsis versus hospital-onset </w:t>
      </w:r>
      <w:r w:rsidR="000A6735">
        <w:rPr>
          <w:rFonts w:ascii="Arial" w:hAnsi="Arial" w:cs="Arial"/>
        </w:rPr>
        <w:t xml:space="preserve">(HO) </w:t>
      </w:r>
      <w:r w:rsidRPr="00D21206">
        <w:rPr>
          <w:rFonts w:ascii="Arial" w:hAnsi="Arial" w:cs="Arial"/>
        </w:rPr>
        <w:t>sepsis based on the date of sepsis event, which is determined by the earliest qualifying criterion (blood culture, first qualifying antibiotic day, or qualifying organ dysfunction).</w:t>
      </w:r>
      <w:r w:rsidR="000A6735">
        <w:rPr>
          <w:rFonts w:ascii="Arial" w:hAnsi="Arial" w:cs="Arial"/>
        </w:rPr>
        <w:t xml:space="preserve">  HO-sepsis is defined by sepsis events occurring on or after hospital day 4</w:t>
      </w:r>
      <w:r w:rsidR="009F053A">
        <w:rPr>
          <w:rFonts w:ascii="Arial" w:hAnsi="Arial" w:cs="Arial"/>
        </w:rPr>
        <w:t xml:space="preserve"> (with day 1 being the day of hospital arrival). </w:t>
      </w:r>
    </w:p>
    <w:p w14:paraId="0E38D644" w14:textId="77777777" w:rsidR="000A6735" w:rsidRPr="00D21206" w:rsidRDefault="000A6735" w:rsidP="00D21206">
      <w:pPr>
        <w:spacing w:after="0" w:line="240" w:lineRule="auto"/>
        <w:rPr>
          <w:rFonts w:ascii="Arial" w:hAnsi="Arial" w:cs="Arial"/>
        </w:rPr>
      </w:pPr>
    </w:p>
    <w:p w14:paraId="359A1AA9" w14:textId="77777777" w:rsidR="00D21206" w:rsidRDefault="00D21206" w:rsidP="00D21206">
      <w:pPr>
        <w:spacing w:after="0" w:line="240" w:lineRule="auto"/>
        <w:rPr>
          <w:rFonts w:ascii="Arial" w:hAnsi="Arial" w:cs="Arial"/>
        </w:rPr>
      </w:pPr>
      <w:r w:rsidRPr="00D21206">
        <w:rPr>
          <w:rFonts w:ascii="Arial" w:hAnsi="Arial" w:cs="Arial"/>
        </w:rPr>
        <w:t>The ASE 2.0 specification standardizes how key dates, windows, and thresholds are defined to ensure consistent application across hospitals and datasets. It is intended for use in epidemiologic surveillance, quality measurement, and benchmarking, and is not designed to replace clinical diagnosis at the bedside.</w:t>
      </w:r>
    </w:p>
    <w:p w14:paraId="7B225954" w14:textId="77777777" w:rsidR="009F77E9" w:rsidRDefault="009F77E9" w:rsidP="00D21206">
      <w:pPr>
        <w:spacing w:after="0" w:line="240" w:lineRule="auto"/>
        <w:rPr>
          <w:rFonts w:ascii="Arial" w:hAnsi="Arial" w:cs="Arial"/>
        </w:rPr>
      </w:pPr>
    </w:p>
    <w:p w14:paraId="47C18456" w14:textId="102DA8B0" w:rsidR="00F41A1C" w:rsidRPr="00F41A1C" w:rsidRDefault="00450943" w:rsidP="00D21206">
      <w:pPr>
        <w:spacing w:after="0" w:line="240" w:lineRule="auto"/>
        <w:rPr>
          <w:rFonts w:ascii="Arial" w:hAnsi="Arial" w:cs="Arial"/>
          <w:b/>
          <w:bCs/>
        </w:rPr>
      </w:pPr>
      <w:r>
        <w:rPr>
          <w:rFonts w:ascii="Arial" w:hAnsi="Arial" w:cs="Arial"/>
          <w:b/>
          <w:bCs/>
        </w:rPr>
        <w:t xml:space="preserve">Key </w:t>
      </w:r>
      <w:r w:rsidR="00F41A1C" w:rsidRPr="00F41A1C">
        <w:rPr>
          <w:rFonts w:ascii="Arial" w:hAnsi="Arial" w:cs="Arial"/>
          <w:b/>
          <w:bCs/>
        </w:rPr>
        <w:t xml:space="preserve">Differences from ASE 1.0: </w:t>
      </w:r>
    </w:p>
    <w:p w14:paraId="0B423CAC" w14:textId="6A11E7D6" w:rsidR="00F41A1C" w:rsidRDefault="00F41A1C" w:rsidP="00D21206">
      <w:pPr>
        <w:spacing w:after="0" w:line="240" w:lineRule="auto"/>
        <w:rPr>
          <w:rFonts w:ascii="Arial" w:hAnsi="Arial" w:cs="Arial"/>
        </w:rPr>
      </w:pPr>
      <w:r w:rsidRPr="00F41A1C">
        <w:rPr>
          <w:rFonts w:ascii="Arial" w:hAnsi="Arial" w:cs="Arial"/>
        </w:rPr>
        <w:t>ASE 2.0 incorporates several important refinements to improve clinical relevance and capture a broader</w:t>
      </w:r>
      <w:r w:rsidR="00CA3E20">
        <w:rPr>
          <w:rFonts w:ascii="Arial" w:hAnsi="Arial" w:cs="Arial"/>
        </w:rPr>
        <w:t xml:space="preserve"> </w:t>
      </w:r>
      <w:r w:rsidRPr="00F41A1C">
        <w:rPr>
          <w:rFonts w:ascii="Arial" w:hAnsi="Arial" w:cs="Arial"/>
        </w:rPr>
        <w:t xml:space="preserve">range of sepsis cases. </w:t>
      </w:r>
    </w:p>
    <w:p w14:paraId="1620CC3B" w14:textId="14B34496" w:rsidR="00F41A1C" w:rsidRDefault="00F41A1C" w:rsidP="00F742D1">
      <w:pPr>
        <w:pStyle w:val="ListParagraph"/>
        <w:numPr>
          <w:ilvl w:val="0"/>
          <w:numId w:val="24"/>
        </w:numPr>
        <w:spacing w:after="0" w:line="240" w:lineRule="auto"/>
        <w:rPr>
          <w:rFonts w:ascii="Arial" w:hAnsi="Arial" w:cs="Arial"/>
        </w:rPr>
      </w:pPr>
      <w:r w:rsidRPr="00F41A1C">
        <w:rPr>
          <w:rFonts w:ascii="Arial" w:hAnsi="Arial" w:cs="Arial"/>
        </w:rPr>
        <w:t xml:space="preserve">The definition is no longer </w:t>
      </w:r>
      <w:r w:rsidR="000612D1">
        <w:rPr>
          <w:rFonts w:ascii="Arial" w:hAnsi="Arial" w:cs="Arial"/>
        </w:rPr>
        <w:t xml:space="preserve">completely </w:t>
      </w:r>
      <w:r w:rsidRPr="00F41A1C">
        <w:rPr>
          <w:rFonts w:ascii="Arial" w:hAnsi="Arial" w:cs="Arial"/>
        </w:rPr>
        <w:t>dependent on blood cultures, allowing patients with a principal diagnosis of infection or sepsis to qualify</w:t>
      </w:r>
      <w:r>
        <w:rPr>
          <w:rFonts w:ascii="Arial" w:hAnsi="Arial" w:cs="Arial"/>
        </w:rPr>
        <w:t xml:space="preserve"> for community-onset sepsis</w:t>
      </w:r>
      <w:r w:rsidRPr="00F41A1C">
        <w:rPr>
          <w:rFonts w:ascii="Arial" w:hAnsi="Arial" w:cs="Arial"/>
        </w:rPr>
        <w:t xml:space="preserve"> if no </w:t>
      </w:r>
      <w:r>
        <w:rPr>
          <w:rFonts w:ascii="Arial" w:hAnsi="Arial" w:cs="Arial"/>
        </w:rPr>
        <w:t xml:space="preserve">blood </w:t>
      </w:r>
      <w:r w:rsidRPr="00F41A1C">
        <w:rPr>
          <w:rFonts w:ascii="Arial" w:hAnsi="Arial" w:cs="Arial"/>
        </w:rPr>
        <w:t xml:space="preserve">culture is obtained within the first three hospital days. </w:t>
      </w:r>
    </w:p>
    <w:p w14:paraId="5ACD8149" w14:textId="77777777" w:rsidR="00F41A1C" w:rsidRDefault="00F41A1C" w:rsidP="00F742D1">
      <w:pPr>
        <w:pStyle w:val="ListParagraph"/>
        <w:numPr>
          <w:ilvl w:val="0"/>
          <w:numId w:val="24"/>
        </w:numPr>
        <w:spacing w:after="0" w:line="240" w:lineRule="auto"/>
        <w:rPr>
          <w:rFonts w:ascii="Arial" w:hAnsi="Arial" w:cs="Arial"/>
        </w:rPr>
      </w:pPr>
      <w:r w:rsidRPr="00F41A1C">
        <w:rPr>
          <w:rFonts w:ascii="Arial" w:hAnsi="Arial" w:cs="Arial"/>
        </w:rPr>
        <w:t xml:space="preserve">For community-onset </w:t>
      </w:r>
      <w:r>
        <w:rPr>
          <w:rFonts w:ascii="Arial" w:hAnsi="Arial" w:cs="Arial"/>
        </w:rPr>
        <w:t>sepsis</w:t>
      </w:r>
      <w:r w:rsidRPr="00F41A1C">
        <w:rPr>
          <w:rFonts w:ascii="Arial" w:hAnsi="Arial" w:cs="Arial"/>
        </w:rPr>
        <w:t>, patients discharged alive after three qualifying antibiotic days may meet criteria if they also have both a blood culture and a principal diagnosis of infection/sepsis</w:t>
      </w:r>
      <w:r>
        <w:rPr>
          <w:rFonts w:ascii="Arial" w:hAnsi="Arial" w:cs="Arial"/>
        </w:rPr>
        <w:t xml:space="preserve"> (rather than requiring 4 inpatient antibiotic days for survivors).</w:t>
      </w:r>
    </w:p>
    <w:p w14:paraId="506D2CC6" w14:textId="42E46B20" w:rsidR="00F41A1C" w:rsidRDefault="00F41A1C" w:rsidP="00F742D1">
      <w:pPr>
        <w:pStyle w:val="ListParagraph"/>
        <w:numPr>
          <w:ilvl w:val="0"/>
          <w:numId w:val="24"/>
        </w:numPr>
        <w:spacing w:after="0" w:line="240" w:lineRule="auto"/>
        <w:rPr>
          <w:rFonts w:ascii="Arial" w:hAnsi="Arial" w:cs="Arial"/>
        </w:rPr>
      </w:pPr>
      <w:r w:rsidRPr="00F41A1C">
        <w:rPr>
          <w:rFonts w:ascii="Arial" w:hAnsi="Arial" w:cs="Arial"/>
        </w:rPr>
        <w:t>Acute organ dysfunction criteria have been expanded to include hypotension (without vasopressors) and non-invasive ventilation (NIV) or high-flow nasal cannula (HFNC</w:t>
      </w:r>
      <w:r>
        <w:rPr>
          <w:rFonts w:ascii="Arial" w:hAnsi="Arial" w:cs="Arial"/>
        </w:rPr>
        <w:t>)</w:t>
      </w:r>
      <w:r w:rsidRPr="00F41A1C">
        <w:rPr>
          <w:rFonts w:ascii="Arial" w:hAnsi="Arial" w:cs="Arial"/>
        </w:rPr>
        <w:t xml:space="preserve">. </w:t>
      </w:r>
    </w:p>
    <w:p w14:paraId="1E15F189" w14:textId="06250E0F" w:rsidR="002576B3" w:rsidRDefault="002576B3" w:rsidP="00F742D1">
      <w:pPr>
        <w:pStyle w:val="ListParagraph"/>
        <w:numPr>
          <w:ilvl w:val="0"/>
          <w:numId w:val="24"/>
        </w:numPr>
        <w:spacing w:after="0" w:line="240" w:lineRule="auto"/>
        <w:rPr>
          <w:rFonts w:ascii="Arial" w:hAnsi="Arial" w:cs="Arial"/>
        </w:rPr>
      </w:pPr>
      <w:r>
        <w:rPr>
          <w:rFonts w:ascii="Arial" w:hAnsi="Arial" w:cs="Arial"/>
        </w:rPr>
        <w:t xml:space="preserve">The window during which infection and organ dysfunction criteria </w:t>
      </w:r>
      <w:r w:rsidR="00BC20F0">
        <w:rPr>
          <w:rFonts w:ascii="Arial" w:hAnsi="Arial" w:cs="Arial"/>
        </w:rPr>
        <w:t>must be</w:t>
      </w:r>
      <w:r>
        <w:rPr>
          <w:rFonts w:ascii="Arial" w:hAnsi="Arial" w:cs="Arial"/>
        </w:rPr>
        <w:t xml:space="preserve"> met has been </w:t>
      </w:r>
      <w:r w:rsidR="007F290E">
        <w:rPr>
          <w:rFonts w:ascii="Arial" w:hAnsi="Arial" w:cs="Arial"/>
        </w:rPr>
        <w:t>shortened</w:t>
      </w:r>
      <w:r>
        <w:rPr>
          <w:rFonts w:ascii="Arial" w:hAnsi="Arial" w:cs="Arial"/>
        </w:rPr>
        <w:t xml:space="preserve"> from +/-2 to +/-1 days, ensuring a </w:t>
      </w:r>
      <w:r w:rsidR="007F290E">
        <w:rPr>
          <w:rFonts w:ascii="Arial" w:hAnsi="Arial" w:cs="Arial"/>
        </w:rPr>
        <w:t>tighter association between all components.</w:t>
      </w:r>
    </w:p>
    <w:p w14:paraId="4EBBD53D" w14:textId="77777777" w:rsidR="00450943" w:rsidRDefault="00F41A1C" w:rsidP="00F742D1">
      <w:pPr>
        <w:pStyle w:val="ListParagraph"/>
        <w:numPr>
          <w:ilvl w:val="0"/>
          <w:numId w:val="24"/>
        </w:numPr>
        <w:spacing w:after="0" w:line="240" w:lineRule="auto"/>
        <w:rPr>
          <w:rFonts w:ascii="Arial" w:hAnsi="Arial" w:cs="Arial"/>
        </w:rPr>
      </w:pPr>
      <w:r w:rsidRPr="00F41A1C">
        <w:rPr>
          <w:rFonts w:ascii="Arial" w:hAnsi="Arial" w:cs="Arial"/>
        </w:rPr>
        <w:t>Additional refinements include more precise exclusions for chronic renal, hepatic, and hematologic conditions, as well as clarified rules for baseline organ function determination, event classification, and timing definitions for infection onset and sepsis event dates.</w:t>
      </w:r>
    </w:p>
    <w:p w14:paraId="79C4C2CD" w14:textId="77A89AAF" w:rsidR="00F41A1C" w:rsidRPr="00450943" w:rsidRDefault="00450943" w:rsidP="00F742D1">
      <w:pPr>
        <w:pStyle w:val="ListParagraph"/>
        <w:numPr>
          <w:ilvl w:val="0"/>
          <w:numId w:val="24"/>
        </w:numPr>
        <w:spacing w:after="0" w:line="240" w:lineRule="auto"/>
        <w:rPr>
          <w:rFonts w:ascii="Arial" w:hAnsi="Arial" w:cs="Arial"/>
        </w:rPr>
      </w:pPr>
      <w:r w:rsidRPr="00450943">
        <w:rPr>
          <w:rFonts w:ascii="Arial" w:hAnsi="Arial" w:cs="Arial"/>
        </w:rPr>
        <w:t xml:space="preserve">The threshold for classifying a sepsis event as hospital-onset has also been changed from hospital day 3 to hospital day 4 to improve specificity and align with other CDC/NHSN HAI LabID event definitions (e.g., hospital-onset bacteremia, </w:t>
      </w:r>
      <w:r w:rsidRPr="00450943">
        <w:rPr>
          <w:rFonts w:ascii="Arial" w:hAnsi="Arial" w:cs="Arial"/>
          <w:i/>
          <w:iCs/>
        </w:rPr>
        <w:t>C. difficile</w:t>
      </w:r>
      <w:r w:rsidRPr="00450943">
        <w:rPr>
          <w:rFonts w:ascii="Arial" w:hAnsi="Arial" w:cs="Arial"/>
        </w:rPr>
        <w:t>, MRSA bacteremia).</w:t>
      </w:r>
    </w:p>
    <w:p w14:paraId="625A21B3" w14:textId="77777777" w:rsidR="00EB473C" w:rsidRDefault="00EB473C" w:rsidP="00D21206">
      <w:pPr>
        <w:spacing w:after="0" w:line="240" w:lineRule="auto"/>
        <w:rPr>
          <w:rFonts w:ascii="Arial" w:hAnsi="Arial" w:cs="Arial"/>
        </w:rPr>
      </w:pPr>
    </w:p>
    <w:p w14:paraId="190F4656" w14:textId="2C862514" w:rsidR="00E8032A" w:rsidRDefault="00D22313" w:rsidP="00D21206">
      <w:pPr>
        <w:spacing w:after="0" w:line="240" w:lineRule="auto"/>
        <w:rPr>
          <w:rFonts w:ascii="Arial" w:hAnsi="Arial" w:cs="Arial"/>
        </w:rPr>
      </w:pPr>
      <w:r w:rsidRPr="00D22313">
        <w:rPr>
          <w:rFonts w:ascii="Arial" w:hAnsi="Arial" w:cs="Arial"/>
        </w:rPr>
        <w:t>The table below presents a high-level overview of the ASE 2.0 definition. It is followed by the full technical specification, which provides the detailed criteria and operational steps required for algorithm implementation.</w:t>
      </w:r>
    </w:p>
    <w:p w14:paraId="6D52994A" w14:textId="77777777" w:rsidR="00E8032A" w:rsidRDefault="00E8032A" w:rsidP="00D21206">
      <w:pPr>
        <w:spacing w:after="0" w:line="240" w:lineRule="auto"/>
        <w:rPr>
          <w:rFonts w:ascii="Arial" w:hAnsi="Arial" w:cs="Arial"/>
        </w:rPr>
      </w:pPr>
    </w:p>
    <w:p w14:paraId="2DB084ED" w14:textId="653F8CE0" w:rsidR="009F77E9" w:rsidRDefault="00F867F1" w:rsidP="00D21206">
      <w:pPr>
        <w:spacing w:after="0" w:line="240" w:lineRule="auto"/>
        <w:rPr>
          <w:rFonts w:ascii="Arial" w:hAnsi="Arial" w:cs="Arial"/>
          <w:b/>
          <w:bCs/>
        </w:rPr>
      </w:pPr>
      <w:r>
        <w:rPr>
          <w:rFonts w:ascii="Arial" w:hAnsi="Arial" w:cs="Arial"/>
          <w:b/>
          <w:bCs/>
        </w:rPr>
        <w:t xml:space="preserve">Table 1. Summary of </w:t>
      </w:r>
      <w:r w:rsidRPr="00F867F1">
        <w:rPr>
          <w:rFonts w:ascii="Arial" w:hAnsi="Arial" w:cs="Arial"/>
          <w:b/>
          <w:bCs/>
        </w:rPr>
        <w:t>ASE 2.0 Definition</w:t>
      </w:r>
    </w:p>
    <w:p w14:paraId="335DBECE" w14:textId="77777777" w:rsidR="00F867F1" w:rsidRPr="00F867F1" w:rsidRDefault="00F867F1" w:rsidP="00D21206">
      <w:pPr>
        <w:spacing w:after="0" w:line="240" w:lineRule="auto"/>
        <w:rPr>
          <w:rFonts w:ascii="Arial" w:hAnsi="Arial" w:cs="Arial"/>
          <w:b/>
          <w:bCs/>
        </w:rPr>
      </w:pP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64"/>
        <w:gridCol w:w="4812"/>
      </w:tblGrid>
      <w:tr w:rsidR="00E8032A" w:rsidRPr="006612CC" w14:paraId="193AEB80" w14:textId="77777777" w:rsidTr="3F72B946">
        <w:trPr>
          <w:trHeight w:val="183"/>
        </w:trPr>
        <w:tc>
          <w:tcPr>
            <w:tcW w:w="4564" w:type="dxa"/>
            <w:tcBorders>
              <w:top w:val="single" w:sz="6" w:space="0" w:color="auto"/>
              <w:left w:val="single" w:sz="6" w:space="0" w:color="auto"/>
              <w:bottom w:val="single" w:sz="6" w:space="0" w:color="auto"/>
              <w:right w:val="single" w:sz="6" w:space="0" w:color="auto"/>
            </w:tcBorders>
            <w:shd w:val="clear" w:color="auto" w:fill="92D050"/>
          </w:tcPr>
          <w:p w14:paraId="47344A02" w14:textId="53DB401B" w:rsidR="00E8032A" w:rsidRPr="00450943" w:rsidRDefault="00E8032A" w:rsidP="00B43F25">
            <w:pPr>
              <w:spacing w:after="0" w:line="240" w:lineRule="auto"/>
              <w:jc w:val="center"/>
              <w:rPr>
                <w:rFonts w:ascii="Arial" w:hAnsi="Arial" w:cs="Arial"/>
                <w:b/>
                <w:bCs/>
              </w:rPr>
            </w:pPr>
            <w:r w:rsidRPr="006612CC">
              <w:rPr>
                <w:rFonts w:ascii="Arial" w:hAnsi="Arial" w:cs="Arial"/>
                <w:b/>
                <w:bCs/>
              </w:rPr>
              <w:t>Presumed Serious Infection</w:t>
            </w:r>
          </w:p>
        </w:tc>
        <w:tc>
          <w:tcPr>
            <w:tcW w:w="4812" w:type="dxa"/>
            <w:tcBorders>
              <w:top w:val="single" w:sz="6" w:space="0" w:color="auto"/>
              <w:left w:val="single" w:sz="6" w:space="0" w:color="auto"/>
              <w:bottom w:val="single" w:sz="6" w:space="0" w:color="auto"/>
              <w:right w:val="single" w:sz="6" w:space="0" w:color="auto"/>
            </w:tcBorders>
            <w:shd w:val="clear" w:color="auto" w:fill="FFC000"/>
          </w:tcPr>
          <w:p w14:paraId="3C07FB27" w14:textId="5E879F19" w:rsidR="00E8032A" w:rsidRPr="00450943" w:rsidRDefault="00E8032A" w:rsidP="00E8032A">
            <w:pPr>
              <w:spacing w:after="0" w:line="240" w:lineRule="auto"/>
              <w:jc w:val="center"/>
              <w:rPr>
                <w:rFonts w:ascii="Arial" w:hAnsi="Arial" w:cs="Arial"/>
                <w:b/>
                <w:bCs/>
              </w:rPr>
            </w:pPr>
            <w:r w:rsidRPr="006612CC">
              <w:rPr>
                <w:rFonts w:ascii="Arial" w:hAnsi="Arial" w:cs="Arial"/>
                <w:b/>
                <w:bCs/>
              </w:rPr>
              <w:t>Acute Organ Dysfunct</w:t>
            </w:r>
            <w:r w:rsidRPr="00450943">
              <w:rPr>
                <w:rFonts w:ascii="Arial" w:hAnsi="Arial" w:cs="Arial"/>
                <w:b/>
                <w:bCs/>
              </w:rPr>
              <w:t>i</w:t>
            </w:r>
            <w:r w:rsidRPr="006612CC">
              <w:rPr>
                <w:rFonts w:ascii="Arial" w:hAnsi="Arial" w:cs="Arial"/>
                <w:b/>
                <w:bCs/>
              </w:rPr>
              <w:t>on</w:t>
            </w:r>
          </w:p>
        </w:tc>
      </w:tr>
      <w:tr w:rsidR="00E8032A" w:rsidRPr="006612CC" w14:paraId="296057A7" w14:textId="77777777" w:rsidTr="3F72B946">
        <w:trPr>
          <w:trHeight w:val="300"/>
        </w:trPr>
        <w:tc>
          <w:tcPr>
            <w:tcW w:w="4564" w:type="dxa"/>
            <w:tcBorders>
              <w:top w:val="single" w:sz="6" w:space="0" w:color="auto"/>
              <w:left w:val="single" w:sz="6" w:space="0" w:color="auto"/>
              <w:bottom w:val="single" w:sz="6" w:space="0" w:color="auto"/>
              <w:right w:val="single" w:sz="6" w:space="0" w:color="auto"/>
            </w:tcBorders>
            <w:hideMark/>
          </w:tcPr>
          <w:p w14:paraId="695B5A0E" w14:textId="5A066683" w:rsidR="009D4552" w:rsidRDefault="009D4552" w:rsidP="00F742D1">
            <w:pPr>
              <w:pStyle w:val="ListParagraph"/>
              <w:numPr>
                <w:ilvl w:val="0"/>
                <w:numId w:val="25"/>
              </w:numPr>
              <w:spacing w:after="0" w:line="240" w:lineRule="auto"/>
              <w:rPr>
                <w:rFonts w:ascii="Arial" w:hAnsi="Arial" w:cs="Arial"/>
                <w:sz w:val="18"/>
                <w:szCs w:val="18"/>
              </w:rPr>
            </w:pPr>
            <w:r w:rsidRPr="009D4552">
              <w:rPr>
                <w:rFonts w:ascii="Arial" w:hAnsi="Arial" w:cs="Arial"/>
                <w:sz w:val="18"/>
                <w:szCs w:val="18"/>
              </w:rPr>
              <w:t xml:space="preserve">Blood culture obtained </w:t>
            </w:r>
            <w:r w:rsidRPr="009D4552">
              <w:rPr>
                <w:rFonts w:ascii="Arial" w:hAnsi="Arial" w:cs="Arial"/>
                <w:b/>
                <w:bCs/>
                <w:sz w:val="18"/>
                <w:szCs w:val="18"/>
              </w:rPr>
              <w:t>OR</w:t>
            </w:r>
            <w:r w:rsidRPr="009D4552">
              <w:rPr>
                <w:rFonts w:ascii="Arial" w:hAnsi="Arial" w:cs="Arial"/>
                <w:sz w:val="18"/>
                <w:szCs w:val="18"/>
              </w:rPr>
              <w:t xml:space="preserve"> principal diagnosis of infection (if no</w:t>
            </w:r>
            <w:r>
              <w:rPr>
                <w:rFonts w:ascii="Arial" w:hAnsi="Arial" w:cs="Arial"/>
                <w:sz w:val="18"/>
                <w:szCs w:val="18"/>
              </w:rPr>
              <w:t xml:space="preserve"> blood</w:t>
            </w:r>
            <w:r w:rsidRPr="009D4552">
              <w:rPr>
                <w:rFonts w:ascii="Arial" w:hAnsi="Arial" w:cs="Arial"/>
                <w:sz w:val="18"/>
                <w:szCs w:val="18"/>
              </w:rPr>
              <w:t xml:space="preserve"> culture </w:t>
            </w:r>
            <w:r>
              <w:rPr>
                <w:rFonts w:ascii="Arial" w:hAnsi="Arial" w:cs="Arial"/>
                <w:sz w:val="18"/>
                <w:szCs w:val="18"/>
              </w:rPr>
              <w:t>&lt;</w:t>
            </w:r>
            <w:r w:rsidRPr="009D4552">
              <w:rPr>
                <w:rFonts w:ascii="Arial" w:hAnsi="Arial" w:cs="Arial"/>
                <w:sz w:val="18"/>
                <w:szCs w:val="18"/>
              </w:rPr>
              <w:t>HD</w:t>
            </w:r>
            <w:r>
              <w:rPr>
                <w:rFonts w:ascii="Arial" w:hAnsi="Arial" w:cs="Arial"/>
                <w:sz w:val="18"/>
                <w:szCs w:val="18"/>
              </w:rPr>
              <w:t>4</w:t>
            </w:r>
            <w:r w:rsidRPr="009D4552">
              <w:rPr>
                <w:rFonts w:ascii="Arial" w:hAnsi="Arial" w:cs="Arial"/>
                <w:sz w:val="18"/>
                <w:szCs w:val="18"/>
              </w:rPr>
              <w:t xml:space="preserve">), </w:t>
            </w:r>
            <w:r w:rsidRPr="009D4552">
              <w:rPr>
                <w:rFonts w:ascii="Arial" w:hAnsi="Arial" w:cs="Arial"/>
                <w:b/>
                <w:bCs/>
                <w:sz w:val="18"/>
                <w:szCs w:val="18"/>
              </w:rPr>
              <w:t>AND</w:t>
            </w:r>
          </w:p>
          <w:p w14:paraId="4204309F" w14:textId="7C8626F3" w:rsidR="00E8032A" w:rsidRDefault="009D4552" w:rsidP="00F742D1">
            <w:pPr>
              <w:pStyle w:val="ListParagraph"/>
              <w:numPr>
                <w:ilvl w:val="0"/>
                <w:numId w:val="25"/>
              </w:numPr>
              <w:spacing w:after="0" w:line="240" w:lineRule="auto"/>
              <w:rPr>
                <w:rFonts w:ascii="Arial" w:hAnsi="Arial" w:cs="Arial"/>
                <w:sz w:val="18"/>
                <w:szCs w:val="18"/>
              </w:rPr>
            </w:pPr>
            <w:r w:rsidRPr="009D4552">
              <w:rPr>
                <w:rFonts w:ascii="Arial" w:hAnsi="Arial" w:cs="Arial"/>
                <w:sz w:val="18"/>
                <w:szCs w:val="18"/>
              </w:rPr>
              <w:t xml:space="preserve">≥4 </w:t>
            </w:r>
            <w:r w:rsidR="009A5D35">
              <w:rPr>
                <w:rFonts w:ascii="Arial" w:hAnsi="Arial" w:cs="Arial"/>
                <w:sz w:val="18"/>
                <w:szCs w:val="18"/>
              </w:rPr>
              <w:t>qualifying antibiotic days (</w:t>
            </w:r>
            <w:r w:rsidRPr="009D4552">
              <w:rPr>
                <w:rFonts w:ascii="Arial" w:hAnsi="Arial" w:cs="Arial"/>
                <w:sz w:val="18"/>
                <w:szCs w:val="18"/>
              </w:rPr>
              <w:t>QADs</w:t>
            </w:r>
            <w:r w:rsidR="009A5D35">
              <w:rPr>
                <w:rFonts w:ascii="Arial" w:hAnsi="Arial" w:cs="Arial"/>
                <w:sz w:val="18"/>
                <w:szCs w:val="18"/>
              </w:rPr>
              <w:t>)</w:t>
            </w:r>
            <w:r w:rsidRPr="009D4552">
              <w:rPr>
                <w:rFonts w:ascii="Arial" w:hAnsi="Arial" w:cs="Arial"/>
                <w:sz w:val="18"/>
                <w:szCs w:val="18"/>
              </w:rPr>
              <w:t xml:space="preserve"> starting within the infection window</w:t>
            </w:r>
          </w:p>
          <w:p w14:paraId="58D08D22" w14:textId="77777777" w:rsidR="009D4552" w:rsidRPr="009D4552" w:rsidRDefault="009D4552" w:rsidP="009D4552">
            <w:pPr>
              <w:pStyle w:val="ListParagraph"/>
              <w:spacing w:after="0" w:line="240" w:lineRule="auto"/>
              <w:ind w:left="360"/>
              <w:rPr>
                <w:rFonts w:ascii="Arial" w:hAnsi="Arial" w:cs="Arial"/>
                <w:sz w:val="18"/>
                <w:szCs w:val="18"/>
              </w:rPr>
            </w:pPr>
          </w:p>
          <w:p w14:paraId="56BAE3B4" w14:textId="444F2936" w:rsidR="006612CC" w:rsidRPr="006612CC" w:rsidRDefault="009A5D35" w:rsidP="006612CC">
            <w:pPr>
              <w:spacing w:after="0" w:line="240" w:lineRule="auto"/>
              <w:rPr>
                <w:rFonts w:ascii="Arial" w:hAnsi="Arial" w:cs="Arial"/>
                <w:sz w:val="18"/>
                <w:szCs w:val="18"/>
              </w:rPr>
            </w:pPr>
            <w:r>
              <w:rPr>
                <w:rFonts w:ascii="Arial" w:hAnsi="Arial" w:cs="Arial"/>
                <w:sz w:val="18"/>
                <w:szCs w:val="18"/>
              </w:rPr>
              <w:t xml:space="preserve">Defining </w:t>
            </w:r>
            <w:r w:rsidR="006612CC" w:rsidRPr="006612CC">
              <w:rPr>
                <w:rFonts w:ascii="Arial" w:hAnsi="Arial" w:cs="Arial"/>
                <w:sz w:val="18"/>
                <w:szCs w:val="18"/>
              </w:rPr>
              <w:t>QADs</w:t>
            </w:r>
            <w:r w:rsidR="006612CC">
              <w:rPr>
                <w:rFonts w:ascii="Arial" w:hAnsi="Arial" w:cs="Arial"/>
                <w:sz w:val="18"/>
                <w:szCs w:val="18"/>
              </w:rPr>
              <w:t>:</w:t>
            </w:r>
          </w:p>
          <w:p w14:paraId="395C6D65" w14:textId="64A9687F" w:rsidR="002B07D4" w:rsidRDefault="002B07D4" w:rsidP="00F742D1">
            <w:pPr>
              <w:numPr>
                <w:ilvl w:val="0"/>
                <w:numId w:val="26"/>
              </w:numPr>
              <w:spacing w:after="0" w:line="240" w:lineRule="auto"/>
              <w:rPr>
                <w:rFonts w:ascii="Arial" w:hAnsi="Arial" w:cs="Arial"/>
                <w:sz w:val="18"/>
                <w:szCs w:val="18"/>
              </w:rPr>
            </w:pPr>
            <w:r>
              <w:rPr>
                <w:rFonts w:ascii="Arial" w:hAnsi="Arial" w:cs="Arial"/>
                <w:sz w:val="18"/>
                <w:szCs w:val="18"/>
              </w:rPr>
              <w:t>I</w:t>
            </w:r>
            <w:r w:rsidRPr="002B07D4">
              <w:rPr>
                <w:rFonts w:ascii="Arial" w:hAnsi="Arial" w:cs="Arial"/>
                <w:sz w:val="18"/>
                <w:szCs w:val="18"/>
              </w:rPr>
              <w:t>ncludes eligible antibacterial, antiviral, and antifungal agents</w:t>
            </w:r>
          </w:p>
          <w:p w14:paraId="577A4098" w14:textId="1C8F1E3C" w:rsidR="006612CC" w:rsidRDefault="006612CC" w:rsidP="00F742D1">
            <w:pPr>
              <w:numPr>
                <w:ilvl w:val="0"/>
                <w:numId w:val="26"/>
              </w:numPr>
              <w:spacing w:after="0" w:line="240" w:lineRule="auto"/>
              <w:rPr>
                <w:rFonts w:ascii="Arial" w:hAnsi="Arial" w:cs="Arial"/>
                <w:sz w:val="18"/>
                <w:szCs w:val="18"/>
              </w:rPr>
            </w:pPr>
            <w:r w:rsidRPr="006612CC">
              <w:rPr>
                <w:rFonts w:ascii="Arial" w:hAnsi="Arial" w:cs="Arial"/>
                <w:sz w:val="18"/>
                <w:szCs w:val="18"/>
              </w:rPr>
              <w:t>QADs start with the first “new” antibiotic (not given in the prior 2 calendar days) within</w:t>
            </w:r>
            <w:r w:rsidR="002B07D4">
              <w:rPr>
                <w:rFonts w:ascii="Arial" w:hAnsi="Arial" w:cs="Arial"/>
                <w:sz w:val="18"/>
                <w:szCs w:val="18"/>
              </w:rPr>
              <w:t xml:space="preserve"> the</w:t>
            </w:r>
            <w:r w:rsidRPr="006612CC">
              <w:rPr>
                <w:rFonts w:ascii="Arial" w:hAnsi="Arial" w:cs="Arial"/>
                <w:sz w:val="18"/>
                <w:szCs w:val="18"/>
              </w:rPr>
              <w:t xml:space="preserve"> +/-1 </w:t>
            </w:r>
            <w:r w:rsidR="002B07D4">
              <w:rPr>
                <w:rFonts w:ascii="Arial" w:hAnsi="Arial" w:cs="Arial"/>
                <w:sz w:val="18"/>
                <w:szCs w:val="18"/>
              </w:rPr>
              <w:t xml:space="preserve">infection window </w:t>
            </w:r>
            <w:r w:rsidRPr="006612CC">
              <w:rPr>
                <w:rFonts w:ascii="Arial" w:hAnsi="Arial" w:cs="Arial"/>
                <w:sz w:val="18"/>
                <w:szCs w:val="18"/>
              </w:rPr>
              <w:t xml:space="preserve">  </w:t>
            </w:r>
          </w:p>
          <w:p w14:paraId="2344BEC9" w14:textId="58FD3BE8" w:rsidR="006612CC" w:rsidRDefault="006612CC" w:rsidP="00F742D1">
            <w:pPr>
              <w:numPr>
                <w:ilvl w:val="0"/>
                <w:numId w:val="26"/>
              </w:numPr>
              <w:tabs>
                <w:tab w:val="num" w:pos="720"/>
              </w:tabs>
              <w:spacing w:after="0" w:line="240" w:lineRule="auto"/>
              <w:rPr>
                <w:rFonts w:ascii="Arial" w:hAnsi="Arial" w:cs="Arial"/>
                <w:sz w:val="18"/>
                <w:szCs w:val="18"/>
              </w:rPr>
            </w:pPr>
            <w:r w:rsidRPr="006612CC">
              <w:rPr>
                <w:rFonts w:ascii="Arial" w:hAnsi="Arial" w:cs="Arial"/>
                <w:sz w:val="18"/>
                <w:szCs w:val="18"/>
              </w:rPr>
              <w:t xml:space="preserve">At least one antibiotic within the +/-1 day infection window must be a </w:t>
            </w:r>
            <w:r w:rsidR="002B07D4">
              <w:rPr>
                <w:rFonts w:ascii="Arial" w:hAnsi="Arial" w:cs="Arial"/>
                <w:sz w:val="18"/>
                <w:szCs w:val="18"/>
              </w:rPr>
              <w:t>“</w:t>
            </w:r>
            <w:r w:rsidRPr="006612CC">
              <w:rPr>
                <w:rFonts w:ascii="Arial" w:hAnsi="Arial" w:cs="Arial"/>
                <w:sz w:val="18"/>
                <w:szCs w:val="18"/>
              </w:rPr>
              <w:t>new</w:t>
            </w:r>
            <w:r w:rsidR="002B07D4">
              <w:rPr>
                <w:rFonts w:ascii="Arial" w:hAnsi="Arial" w:cs="Arial"/>
                <w:sz w:val="18"/>
                <w:szCs w:val="18"/>
              </w:rPr>
              <w:t>” (</w:t>
            </w:r>
            <w:r w:rsidR="002B07D4" w:rsidRPr="006612CC">
              <w:rPr>
                <w:rFonts w:ascii="Arial" w:hAnsi="Arial" w:cs="Arial"/>
                <w:sz w:val="18"/>
                <w:szCs w:val="18"/>
              </w:rPr>
              <w:t>not given in the prior 2 calendar days)</w:t>
            </w:r>
            <w:r w:rsidR="002B07D4">
              <w:rPr>
                <w:rFonts w:ascii="Arial" w:hAnsi="Arial" w:cs="Arial"/>
                <w:sz w:val="18"/>
                <w:szCs w:val="18"/>
              </w:rPr>
              <w:t xml:space="preserve"> </w:t>
            </w:r>
            <w:r w:rsidRPr="006612CC">
              <w:rPr>
                <w:rFonts w:ascii="Arial" w:hAnsi="Arial" w:cs="Arial"/>
                <w:sz w:val="18"/>
                <w:szCs w:val="18"/>
              </w:rPr>
              <w:t xml:space="preserve">parenteral </w:t>
            </w:r>
            <w:r w:rsidR="002B07D4">
              <w:rPr>
                <w:rFonts w:ascii="Arial" w:hAnsi="Arial" w:cs="Arial"/>
                <w:sz w:val="18"/>
                <w:szCs w:val="18"/>
              </w:rPr>
              <w:t xml:space="preserve">agent </w:t>
            </w:r>
            <w:r w:rsidRPr="006612CC">
              <w:rPr>
                <w:rFonts w:ascii="Arial" w:hAnsi="Arial" w:cs="Arial"/>
                <w:sz w:val="18"/>
                <w:szCs w:val="18"/>
              </w:rPr>
              <w:t>(IV, IM, or IO)</w:t>
            </w:r>
          </w:p>
          <w:p w14:paraId="4FA2D55A" w14:textId="77777777" w:rsidR="006612CC" w:rsidRDefault="006612CC" w:rsidP="00F742D1">
            <w:pPr>
              <w:numPr>
                <w:ilvl w:val="0"/>
                <w:numId w:val="26"/>
              </w:numPr>
              <w:tabs>
                <w:tab w:val="num" w:pos="720"/>
              </w:tabs>
              <w:spacing w:after="0" w:line="240" w:lineRule="auto"/>
              <w:rPr>
                <w:rFonts w:ascii="Arial" w:hAnsi="Arial" w:cs="Arial"/>
                <w:sz w:val="18"/>
                <w:szCs w:val="18"/>
              </w:rPr>
            </w:pPr>
            <w:r w:rsidRPr="006612CC">
              <w:rPr>
                <w:rFonts w:ascii="Arial" w:hAnsi="Arial" w:cs="Arial"/>
                <w:sz w:val="18"/>
                <w:szCs w:val="18"/>
              </w:rPr>
              <w:t xml:space="preserve">Subsequent QADs can be different antibiotics </w:t>
            </w:r>
            <w:proofErr w:type="gramStart"/>
            <w:r w:rsidRPr="006612CC">
              <w:rPr>
                <w:rFonts w:ascii="Arial" w:hAnsi="Arial" w:cs="Arial"/>
                <w:sz w:val="18"/>
                <w:szCs w:val="18"/>
              </w:rPr>
              <w:t>as long as</w:t>
            </w:r>
            <w:proofErr w:type="gramEnd"/>
            <w:r w:rsidRPr="006612CC">
              <w:rPr>
                <w:rFonts w:ascii="Arial" w:hAnsi="Arial" w:cs="Arial"/>
                <w:sz w:val="18"/>
                <w:szCs w:val="18"/>
              </w:rPr>
              <w:t xml:space="preserve"> the first dose of each is “new”.</w:t>
            </w:r>
            <w:r w:rsidRPr="006612CC">
              <w:rPr>
                <w:rFonts w:ascii="Arial" w:hAnsi="Arial" w:cs="Arial"/>
                <w:b/>
                <w:bCs/>
                <w:sz w:val="18"/>
                <w:szCs w:val="18"/>
              </w:rPr>
              <w:t>  </w:t>
            </w:r>
            <w:r w:rsidRPr="006612CC">
              <w:rPr>
                <w:rFonts w:ascii="Arial" w:hAnsi="Arial" w:cs="Arial"/>
                <w:sz w:val="18"/>
                <w:szCs w:val="18"/>
              </w:rPr>
              <w:t> </w:t>
            </w:r>
          </w:p>
          <w:p w14:paraId="76D0514F" w14:textId="77777777" w:rsidR="006612CC" w:rsidRDefault="006612CC" w:rsidP="00F742D1">
            <w:pPr>
              <w:numPr>
                <w:ilvl w:val="0"/>
                <w:numId w:val="26"/>
              </w:numPr>
              <w:tabs>
                <w:tab w:val="num" w:pos="720"/>
              </w:tabs>
              <w:spacing w:after="0" w:line="240" w:lineRule="auto"/>
              <w:rPr>
                <w:rFonts w:ascii="Arial" w:hAnsi="Arial" w:cs="Arial"/>
                <w:sz w:val="18"/>
                <w:szCs w:val="18"/>
              </w:rPr>
            </w:pPr>
            <w:r w:rsidRPr="006612CC">
              <w:rPr>
                <w:rFonts w:ascii="Arial" w:hAnsi="Arial" w:cs="Arial"/>
                <w:sz w:val="18"/>
                <w:szCs w:val="18"/>
              </w:rPr>
              <w:t xml:space="preserve">Days between administration of the same antibiotic count as QADs </w:t>
            </w:r>
            <w:proofErr w:type="gramStart"/>
            <w:r w:rsidRPr="006612CC">
              <w:rPr>
                <w:rFonts w:ascii="Arial" w:hAnsi="Arial" w:cs="Arial"/>
                <w:sz w:val="18"/>
                <w:szCs w:val="18"/>
              </w:rPr>
              <w:t>as long as</w:t>
            </w:r>
            <w:proofErr w:type="gramEnd"/>
            <w:r w:rsidRPr="006612CC">
              <w:rPr>
                <w:rFonts w:ascii="Arial" w:hAnsi="Arial" w:cs="Arial"/>
                <w:sz w:val="18"/>
                <w:szCs w:val="18"/>
              </w:rPr>
              <w:t xml:space="preserve"> the gap is not &gt;1 day.  </w:t>
            </w:r>
          </w:p>
          <w:p w14:paraId="3A816BE1" w14:textId="77777777" w:rsidR="00E8032A" w:rsidRDefault="00E8032A" w:rsidP="00E8032A">
            <w:pPr>
              <w:tabs>
                <w:tab w:val="num" w:pos="720"/>
              </w:tabs>
              <w:spacing w:after="0" w:line="240" w:lineRule="auto"/>
              <w:rPr>
                <w:rFonts w:ascii="Arial" w:hAnsi="Arial" w:cs="Arial"/>
                <w:sz w:val="18"/>
                <w:szCs w:val="18"/>
              </w:rPr>
            </w:pPr>
          </w:p>
          <w:p w14:paraId="077C3898" w14:textId="77777777" w:rsidR="00E8032A" w:rsidRDefault="006612CC" w:rsidP="00E8032A">
            <w:pPr>
              <w:tabs>
                <w:tab w:val="num" w:pos="720"/>
              </w:tabs>
              <w:spacing w:after="0" w:line="240" w:lineRule="auto"/>
              <w:rPr>
                <w:rFonts w:ascii="Arial" w:hAnsi="Arial" w:cs="Arial"/>
                <w:sz w:val="18"/>
                <w:szCs w:val="18"/>
              </w:rPr>
            </w:pPr>
            <w:r w:rsidRPr="006612CC">
              <w:rPr>
                <w:rFonts w:ascii="Arial" w:hAnsi="Arial" w:cs="Arial"/>
                <w:sz w:val="18"/>
                <w:szCs w:val="18"/>
              </w:rPr>
              <w:t xml:space="preserve">Exceptions to 4 QAD rule: </w:t>
            </w:r>
          </w:p>
          <w:p w14:paraId="78293223" w14:textId="77777777" w:rsidR="00E8032A" w:rsidRDefault="00E8032A" w:rsidP="00F742D1">
            <w:pPr>
              <w:pStyle w:val="ListParagraph"/>
              <w:numPr>
                <w:ilvl w:val="0"/>
                <w:numId w:val="20"/>
              </w:numPr>
              <w:tabs>
                <w:tab w:val="num" w:pos="720"/>
              </w:tabs>
              <w:spacing w:after="0" w:line="240" w:lineRule="auto"/>
              <w:rPr>
                <w:rFonts w:ascii="Arial" w:hAnsi="Arial" w:cs="Arial"/>
                <w:sz w:val="18"/>
                <w:szCs w:val="18"/>
              </w:rPr>
            </w:pPr>
            <w:r w:rsidRPr="00E8032A">
              <w:rPr>
                <w:rFonts w:ascii="Arial" w:hAnsi="Arial" w:cs="Arial"/>
                <w:sz w:val="18"/>
                <w:szCs w:val="18"/>
              </w:rPr>
              <w:t>&lt;</w:t>
            </w:r>
            <w:r w:rsidR="006612CC" w:rsidRPr="00E8032A">
              <w:rPr>
                <w:rFonts w:ascii="Arial" w:hAnsi="Arial" w:cs="Arial"/>
                <w:sz w:val="18"/>
                <w:szCs w:val="18"/>
              </w:rPr>
              <w:t>4 QADs are allowed if</w:t>
            </w:r>
            <w:r w:rsidRPr="00E8032A">
              <w:rPr>
                <w:rFonts w:ascii="Arial" w:hAnsi="Arial" w:cs="Arial"/>
                <w:sz w:val="18"/>
                <w:szCs w:val="18"/>
              </w:rPr>
              <w:t xml:space="preserve"> QADs a</w:t>
            </w:r>
            <w:r w:rsidR="006612CC" w:rsidRPr="00E8032A">
              <w:rPr>
                <w:rFonts w:ascii="Arial" w:hAnsi="Arial" w:cs="Arial"/>
                <w:sz w:val="18"/>
                <w:szCs w:val="18"/>
              </w:rPr>
              <w:t xml:space="preserve">re </w:t>
            </w:r>
            <w:r w:rsidRPr="00E8032A">
              <w:rPr>
                <w:rFonts w:ascii="Arial" w:hAnsi="Arial" w:cs="Arial"/>
                <w:sz w:val="18"/>
                <w:szCs w:val="18"/>
              </w:rPr>
              <w:t>present</w:t>
            </w:r>
            <w:r w:rsidR="006612CC" w:rsidRPr="00E8032A">
              <w:rPr>
                <w:rFonts w:ascii="Arial" w:hAnsi="Arial" w:cs="Arial"/>
                <w:sz w:val="18"/>
                <w:szCs w:val="18"/>
              </w:rPr>
              <w:t xml:space="preserve"> up through ≤1 day before death, discharge to hospice, transition to comfort measures, or discharge to another acute care hospital</w:t>
            </w:r>
          </w:p>
          <w:p w14:paraId="0812FE2C" w14:textId="3D8D0CF0" w:rsidR="006612CC" w:rsidRPr="006612CC" w:rsidRDefault="00E8032A" w:rsidP="00F742D1">
            <w:pPr>
              <w:pStyle w:val="ListParagraph"/>
              <w:numPr>
                <w:ilvl w:val="0"/>
                <w:numId w:val="20"/>
              </w:numPr>
              <w:tabs>
                <w:tab w:val="num" w:pos="720"/>
              </w:tabs>
              <w:spacing w:after="0" w:line="240" w:lineRule="auto"/>
              <w:rPr>
                <w:rFonts w:ascii="Arial" w:hAnsi="Arial" w:cs="Arial"/>
                <w:sz w:val="18"/>
                <w:szCs w:val="18"/>
              </w:rPr>
            </w:pPr>
            <w:r w:rsidRPr="00E8032A">
              <w:rPr>
                <w:rFonts w:ascii="Arial" w:hAnsi="Arial" w:cs="Arial"/>
                <w:sz w:val="18"/>
                <w:szCs w:val="18"/>
              </w:rPr>
              <w:t>F</w:t>
            </w:r>
            <w:r w:rsidR="006612CC" w:rsidRPr="00E8032A">
              <w:rPr>
                <w:rFonts w:ascii="Arial" w:hAnsi="Arial" w:cs="Arial"/>
                <w:sz w:val="18"/>
                <w:szCs w:val="18"/>
              </w:rPr>
              <w:t>or community-onset infection</w:t>
            </w:r>
            <w:r w:rsidR="002C4630">
              <w:rPr>
                <w:rFonts w:ascii="Arial" w:hAnsi="Arial" w:cs="Arial"/>
                <w:sz w:val="18"/>
                <w:szCs w:val="18"/>
              </w:rPr>
              <w:t xml:space="preserve"> only:</w:t>
            </w:r>
            <w:r w:rsidR="006612CC" w:rsidRPr="00E8032A">
              <w:rPr>
                <w:rFonts w:ascii="Arial" w:hAnsi="Arial" w:cs="Arial"/>
                <w:sz w:val="18"/>
                <w:szCs w:val="18"/>
              </w:rPr>
              <w:t xml:space="preserve"> 3 QADs are allowed if the patient is discharged alive on the 3</w:t>
            </w:r>
            <w:r w:rsidR="006612CC" w:rsidRPr="00E8032A">
              <w:rPr>
                <w:rFonts w:ascii="Arial" w:hAnsi="Arial" w:cs="Arial"/>
                <w:sz w:val="18"/>
                <w:szCs w:val="18"/>
                <w:vertAlign w:val="superscript"/>
              </w:rPr>
              <w:t>rd</w:t>
            </w:r>
            <w:r w:rsidR="006612CC" w:rsidRPr="00E8032A">
              <w:rPr>
                <w:rFonts w:ascii="Arial" w:hAnsi="Arial" w:cs="Arial"/>
                <w:sz w:val="18"/>
                <w:szCs w:val="18"/>
              </w:rPr>
              <w:t xml:space="preserve"> QAD and had both a blood culture obtained and infection as a principal diagnosis </w:t>
            </w:r>
            <w:r w:rsidR="006612CC" w:rsidRPr="00E8032A">
              <w:rPr>
                <w:rFonts w:ascii="Arial" w:hAnsi="Arial" w:cs="Arial"/>
                <w:i/>
                <w:iCs/>
                <w:sz w:val="18"/>
                <w:szCs w:val="18"/>
              </w:rPr>
              <w:t>(does not apply to hospital-onset infection)</w:t>
            </w:r>
          </w:p>
        </w:tc>
        <w:tc>
          <w:tcPr>
            <w:tcW w:w="4812" w:type="dxa"/>
            <w:tcBorders>
              <w:top w:val="single" w:sz="6" w:space="0" w:color="auto"/>
              <w:left w:val="single" w:sz="6" w:space="0" w:color="auto"/>
              <w:bottom w:val="single" w:sz="6" w:space="0" w:color="auto"/>
              <w:right w:val="single" w:sz="6" w:space="0" w:color="auto"/>
            </w:tcBorders>
            <w:hideMark/>
          </w:tcPr>
          <w:p w14:paraId="5BAD89BE" w14:textId="66C99608" w:rsidR="006612CC" w:rsidRPr="006612CC" w:rsidRDefault="006612CC" w:rsidP="006612CC">
            <w:pPr>
              <w:spacing w:after="0" w:line="240" w:lineRule="auto"/>
              <w:rPr>
                <w:rFonts w:ascii="Arial" w:hAnsi="Arial" w:cs="Arial"/>
                <w:sz w:val="18"/>
                <w:szCs w:val="18"/>
              </w:rPr>
            </w:pPr>
            <w:r w:rsidRPr="006612CC">
              <w:rPr>
                <w:rFonts w:ascii="Arial" w:hAnsi="Arial" w:cs="Arial"/>
                <w:sz w:val="18"/>
                <w:szCs w:val="18"/>
              </w:rPr>
              <w:t xml:space="preserve">≥1 of the following within </w:t>
            </w:r>
            <w:r w:rsidR="00E8032A">
              <w:rPr>
                <w:rFonts w:ascii="Arial" w:hAnsi="Arial" w:cs="Arial"/>
                <w:sz w:val="18"/>
                <w:szCs w:val="18"/>
              </w:rPr>
              <w:t xml:space="preserve">the </w:t>
            </w:r>
            <w:r w:rsidR="00E8032A" w:rsidRPr="006612CC">
              <w:rPr>
                <w:rFonts w:ascii="Arial" w:hAnsi="Arial" w:cs="Arial"/>
                <w:sz w:val="18"/>
                <w:szCs w:val="18"/>
              </w:rPr>
              <w:t xml:space="preserve">sepsis event window </w:t>
            </w:r>
            <w:r w:rsidR="00E8032A">
              <w:rPr>
                <w:rFonts w:ascii="Arial" w:hAnsi="Arial" w:cs="Arial"/>
                <w:sz w:val="18"/>
                <w:szCs w:val="18"/>
              </w:rPr>
              <w:t>(</w:t>
            </w:r>
            <w:r w:rsidRPr="006612CC">
              <w:rPr>
                <w:rFonts w:ascii="Arial" w:hAnsi="Arial" w:cs="Arial"/>
                <w:sz w:val="18"/>
                <w:szCs w:val="18"/>
              </w:rPr>
              <w:t xml:space="preserve">+/-1 day </w:t>
            </w:r>
            <w:r w:rsidR="002B07D4">
              <w:rPr>
                <w:rFonts w:ascii="Arial" w:hAnsi="Arial" w:cs="Arial"/>
                <w:sz w:val="18"/>
                <w:szCs w:val="18"/>
              </w:rPr>
              <w:t>relative to</w:t>
            </w:r>
            <w:r>
              <w:rPr>
                <w:rFonts w:ascii="Arial" w:hAnsi="Arial" w:cs="Arial"/>
                <w:sz w:val="18"/>
                <w:szCs w:val="18"/>
              </w:rPr>
              <w:t xml:space="preserve"> </w:t>
            </w:r>
            <w:r w:rsidRPr="006612CC">
              <w:rPr>
                <w:rFonts w:ascii="Arial" w:hAnsi="Arial" w:cs="Arial"/>
                <w:sz w:val="18"/>
                <w:szCs w:val="18"/>
              </w:rPr>
              <w:t>infection onse</w:t>
            </w:r>
            <w:r w:rsidR="00D3082B">
              <w:rPr>
                <w:rFonts w:ascii="Arial" w:hAnsi="Arial" w:cs="Arial"/>
                <w:sz w:val="18"/>
                <w:szCs w:val="18"/>
              </w:rPr>
              <w:t>t date</w:t>
            </w:r>
            <w:r w:rsidR="00E8032A">
              <w:rPr>
                <w:rFonts w:ascii="Arial" w:hAnsi="Arial" w:cs="Arial"/>
                <w:sz w:val="18"/>
                <w:szCs w:val="18"/>
              </w:rPr>
              <w:t>):</w:t>
            </w:r>
          </w:p>
          <w:p w14:paraId="544D9F42" w14:textId="425C002F" w:rsidR="008E0F70" w:rsidRDefault="006612CC" w:rsidP="00F742D1">
            <w:pPr>
              <w:numPr>
                <w:ilvl w:val="0"/>
                <w:numId w:val="19"/>
              </w:numPr>
              <w:spacing w:after="0" w:line="240" w:lineRule="auto"/>
              <w:rPr>
                <w:rFonts w:ascii="Arial" w:hAnsi="Arial" w:cs="Arial"/>
                <w:sz w:val="18"/>
                <w:szCs w:val="18"/>
              </w:rPr>
            </w:pPr>
            <w:r w:rsidRPr="006612CC">
              <w:rPr>
                <w:rFonts w:ascii="Arial" w:hAnsi="Arial" w:cs="Arial"/>
                <w:sz w:val="18"/>
                <w:szCs w:val="18"/>
                <w:u w:val="single"/>
              </w:rPr>
              <w:t>Cardiovascular</w:t>
            </w:r>
            <w:r w:rsidRPr="006612CC">
              <w:rPr>
                <w:rFonts w:ascii="Arial" w:hAnsi="Arial" w:cs="Arial"/>
                <w:sz w:val="18"/>
                <w:szCs w:val="18"/>
              </w:rPr>
              <w:t xml:space="preserve">: New hypotension (≥2 readings of </w:t>
            </w:r>
            <w:r w:rsidR="008E0F70">
              <w:rPr>
                <w:rFonts w:ascii="Arial" w:hAnsi="Arial" w:cs="Arial"/>
                <w:sz w:val="18"/>
                <w:szCs w:val="18"/>
              </w:rPr>
              <w:t>SBP</w:t>
            </w:r>
            <w:r w:rsidRPr="006612CC">
              <w:rPr>
                <w:rFonts w:ascii="Arial" w:hAnsi="Arial" w:cs="Arial"/>
                <w:sz w:val="18"/>
                <w:szCs w:val="18"/>
              </w:rPr>
              <w:t xml:space="preserve"> &lt;90 mmHg or</w:t>
            </w:r>
            <w:r w:rsidR="008E0F70">
              <w:rPr>
                <w:rFonts w:ascii="Arial" w:hAnsi="Arial" w:cs="Arial"/>
                <w:sz w:val="18"/>
                <w:szCs w:val="18"/>
              </w:rPr>
              <w:t xml:space="preserve"> MAP</w:t>
            </w:r>
            <w:r w:rsidRPr="006612CC">
              <w:rPr>
                <w:rFonts w:ascii="Arial" w:hAnsi="Arial" w:cs="Arial"/>
                <w:sz w:val="18"/>
                <w:szCs w:val="18"/>
              </w:rPr>
              <w:t xml:space="preserve"> &lt;65 mmHg within 3 hours), or vasopressor</w:t>
            </w:r>
            <w:r w:rsidRPr="006612CC">
              <w:rPr>
                <w:rFonts w:ascii="Arial" w:hAnsi="Arial" w:cs="Arial"/>
                <w:sz w:val="18"/>
                <w:szCs w:val="18"/>
                <w:vertAlign w:val="superscript"/>
              </w:rPr>
              <w:t> </w:t>
            </w:r>
            <w:r w:rsidRPr="006612CC">
              <w:rPr>
                <w:rFonts w:ascii="Arial" w:hAnsi="Arial" w:cs="Arial"/>
                <w:sz w:val="18"/>
                <w:szCs w:val="18"/>
              </w:rPr>
              <w:t>  </w:t>
            </w:r>
          </w:p>
          <w:p w14:paraId="6C3545C8" w14:textId="5E7FE0A4" w:rsidR="006612CC" w:rsidRPr="006612CC" w:rsidRDefault="006612CC" w:rsidP="00F742D1">
            <w:pPr>
              <w:numPr>
                <w:ilvl w:val="0"/>
                <w:numId w:val="19"/>
              </w:numPr>
              <w:spacing w:after="0" w:line="240" w:lineRule="auto"/>
              <w:rPr>
                <w:rFonts w:ascii="Arial" w:hAnsi="Arial" w:cs="Arial"/>
                <w:sz w:val="18"/>
                <w:szCs w:val="18"/>
              </w:rPr>
            </w:pPr>
            <w:r w:rsidRPr="006612CC">
              <w:rPr>
                <w:rFonts w:ascii="Arial" w:hAnsi="Arial" w:cs="Arial"/>
                <w:sz w:val="18"/>
                <w:szCs w:val="18"/>
                <w:u w:val="single"/>
              </w:rPr>
              <w:t>Respiratory</w:t>
            </w:r>
            <w:r w:rsidRPr="006612CC">
              <w:rPr>
                <w:rFonts w:ascii="Arial" w:hAnsi="Arial" w:cs="Arial"/>
                <w:sz w:val="18"/>
                <w:szCs w:val="18"/>
              </w:rPr>
              <w:t xml:space="preserve">: </w:t>
            </w:r>
            <w:r w:rsidR="00686402">
              <w:rPr>
                <w:rFonts w:ascii="Arial" w:hAnsi="Arial" w:cs="Arial"/>
                <w:sz w:val="18"/>
                <w:szCs w:val="18"/>
              </w:rPr>
              <w:t xml:space="preserve">New </w:t>
            </w:r>
            <w:r w:rsidRPr="006612CC">
              <w:rPr>
                <w:rFonts w:ascii="Arial" w:hAnsi="Arial" w:cs="Arial"/>
                <w:sz w:val="18"/>
                <w:szCs w:val="18"/>
              </w:rPr>
              <w:t>mechanical ventilation (any duration) or non-invasive ventilation or high flow nasal cannula (for ≥2 consecutive calendar days</w:t>
            </w:r>
            <w:r w:rsidRPr="008E0F70">
              <w:rPr>
                <w:rFonts w:ascii="Arial" w:hAnsi="Arial" w:cs="Arial"/>
                <w:sz w:val="18"/>
                <w:szCs w:val="18"/>
              </w:rPr>
              <w:t>)</w:t>
            </w:r>
            <w:r w:rsidR="008E0F70" w:rsidRPr="008E0F70">
              <w:rPr>
                <w:rFonts w:ascii="Arial" w:hAnsi="Arial" w:cs="Arial"/>
                <w:sz w:val="18"/>
                <w:szCs w:val="18"/>
              </w:rPr>
              <w:t xml:space="preserve"> </w:t>
            </w:r>
            <w:r w:rsidR="008E0F70" w:rsidRPr="008E0F70">
              <w:rPr>
                <w:rFonts w:ascii="Arial" w:hAnsi="Arial" w:cs="Arial"/>
                <w:i/>
                <w:iCs/>
                <w:sz w:val="18"/>
                <w:szCs w:val="18"/>
              </w:rPr>
              <w:t>(NIV excluded if OSA diagnosis present unless also coded for acute/unspecified respiratory failure)</w:t>
            </w:r>
          </w:p>
          <w:p w14:paraId="52C2FE05" w14:textId="642EA5F9" w:rsidR="006612CC" w:rsidRPr="006612CC" w:rsidRDefault="006612CC" w:rsidP="00F742D1">
            <w:pPr>
              <w:numPr>
                <w:ilvl w:val="0"/>
                <w:numId w:val="19"/>
              </w:numPr>
              <w:spacing w:after="0" w:line="240" w:lineRule="auto"/>
              <w:rPr>
                <w:rFonts w:ascii="Arial" w:hAnsi="Arial" w:cs="Arial"/>
                <w:sz w:val="18"/>
                <w:szCs w:val="18"/>
              </w:rPr>
            </w:pPr>
            <w:r w:rsidRPr="006612CC">
              <w:rPr>
                <w:rFonts w:ascii="Arial" w:hAnsi="Arial" w:cs="Arial"/>
                <w:sz w:val="18"/>
                <w:szCs w:val="18"/>
                <w:u w:val="single"/>
              </w:rPr>
              <w:t>Metabolic</w:t>
            </w:r>
            <w:r w:rsidRPr="006612CC">
              <w:rPr>
                <w:rFonts w:ascii="Arial" w:hAnsi="Arial" w:cs="Arial"/>
                <w:sz w:val="18"/>
                <w:szCs w:val="18"/>
              </w:rPr>
              <w:t>:</w:t>
            </w:r>
            <w:r w:rsidR="00E8032A">
              <w:rPr>
                <w:rFonts w:ascii="Arial" w:hAnsi="Arial" w:cs="Arial"/>
                <w:sz w:val="18"/>
                <w:szCs w:val="18"/>
              </w:rPr>
              <w:t xml:space="preserve"> L</w:t>
            </w:r>
            <w:r w:rsidRPr="006612CC">
              <w:rPr>
                <w:rFonts w:ascii="Arial" w:hAnsi="Arial" w:cs="Arial"/>
                <w:sz w:val="18"/>
                <w:szCs w:val="18"/>
              </w:rPr>
              <w:t>actate &gt; 2.0 mmol/L</w:t>
            </w:r>
            <w:r w:rsidR="008E0F70" w:rsidRPr="008E0F70">
              <w:rPr>
                <w:rFonts w:ascii="Arial" w:hAnsi="Arial" w:cs="Arial"/>
                <w:sz w:val="18"/>
                <w:szCs w:val="18"/>
              </w:rPr>
              <w:t xml:space="preserve"> </w:t>
            </w:r>
            <w:r w:rsidR="00422978">
              <w:rPr>
                <w:rFonts w:ascii="Arial" w:hAnsi="Arial" w:cs="Arial"/>
                <w:sz w:val="18"/>
                <w:szCs w:val="18"/>
              </w:rPr>
              <w:t>and</w:t>
            </w:r>
            <w:r w:rsidR="00422978" w:rsidRPr="00422978">
              <w:rPr>
                <w:rFonts w:ascii="Arial" w:hAnsi="Arial" w:cs="Arial"/>
                <w:sz w:val="18"/>
                <w:szCs w:val="18"/>
              </w:rPr>
              <w:t xml:space="preserve"> greater than the worst value from the prior calendar day</w:t>
            </w:r>
          </w:p>
          <w:p w14:paraId="1D97E31B" w14:textId="64295A2C" w:rsidR="006612CC" w:rsidRPr="006612CC" w:rsidRDefault="006612CC" w:rsidP="00F742D1">
            <w:pPr>
              <w:numPr>
                <w:ilvl w:val="0"/>
                <w:numId w:val="19"/>
              </w:numPr>
              <w:spacing w:after="0" w:line="240" w:lineRule="auto"/>
              <w:rPr>
                <w:rFonts w:ascii="Arial" w:hAnsi="Arial" w:cs="Arial"/>
                <w:sz w:val="18"/>
                <w:szCs w:val="18"/>
              </w:rPr>
            </w:pPr>
            <w:r w:rsidRPr="006612CC">
              <w:rPr>
                <w:rFonts w:ascii="Arial" w:hAnsi="Arial" w:cs="Arial"/>
                <w:sz w:val="18"/>
                <w:szCs w:val="18"/>
                <w:u w:val="single"/>
              </w:rPr>
              <w:t>Renal</w:t>
            </w:r>
            <w:r w:rsidRPr="006612CC">
              <w:rPr>
                <w:rFonts w:ascii="Arial" w:hAnsi="Arial" w:cs="Arial"/>
                <w:sz w:val="18"/>
                <w:szCs w:val="18"/>
              </w:rPr>
              <w:t xml:space="preserve">: ↑2x in serum creatinine (to &gt;1.18 mg/dL for males, &gt;1.02 mg/dL for females) </w:t>
            </w:r>
            <w:r w:rsidRPr="006612CC">
              <w:rPr>
                <w:rFonts w:ascii="Arial" w:hAnsi="Arial" w:cs="Arial"/>
                <w:i/>
                <w:iCs/>
                <w:sz w:val="18"/>
                <w:szCs w:val="18"/>
              </w:rPr>
              <w:t xml:space="preserve">(excluding patients with ICD-10 code for end-stage renal disease </w:t>
            </w:r>
            <w:r w:rsidR="00955459">
              <w:rPr>
                <w:rFonts w:ascii="Arial" w:hAnsi="Arial" w:cs="Arial"/>
                <w:i/>
                <w:iCs/>
                <w:sz w:val="18"/>
                <w:szCs w:val="18"/>
              </w:rPr>
              <w:t>[</w:t>
            </w:r>
            <w:r w:rsidRPr="006612CC">
              <w:rPr>
                <w:rFonts w:ascii="Arial" w:hAnsi="Arial" w:cs="Arial"/>
                <w:i/>
                <w:iCs/>
                <w:sz w:val="18"/>
                <w:szCs w:val="18"/>
              </w:rPr>
              <w:t>N18.6</w:t>
            </w:r>
            <w:r w:rsidR="00955459">
              <w:rPr>
                <w:rFonts w:ascii="Arial" w:hAnsi="Arial" w:cs="Arial"/>
                <w:i/>
                <w:iCs/>
                <w:sz w:val="18"/>
                <w:szCs w:val="18"/>
              </w:rPr>
              <w:t>]</w:t>
            </w:r>
            <w:r w:rsidRPr="006612CC">
              <w:rPr>
                <w:rFonts w:ascii="Arial" w:hAnsi="Arial" w:cs="Arial"/>
                <w:i/>
                <w:iCs/>
                <w:sz w:val="18"/>
                <w:szCs w:val="18"/>
              </w:rPr>
              <w:t>)</w:t>
            </w:r>
            <w:r w:rsidRPr="006612CC">
              <w:rPr>
                <w:rFonts w:ascii="Arial" w:hAnsi="Arial" w:cs="Arial"/>
                <w:sz w:val="18"/>
                <w:szCs w:val="18"/>
              </w:rPr>
              <w:t>  </w:t>
            </w:r>
          </w:p>
          <w:p w14:paraId="66F03BC1" w14:textId="26AC35D9" w:rsidR="006612CC" w:rsidRPr="006612CC" w:rsidRDefault="006612CC" w:rsidP="00F742D1">
            <w:pPr>
              <w:numPr>
                <w:ilvl w:val="0"/>
                <w:numId w:val="19"/>
              </w:numPr>
              <w:spacing w:after="0" w:line="240" w:lineRule="auto"/>
              <w:rPr>
                <w:rFonts w:ascii="Arial" w:hAnsi="Arial" w:cs="Arial"/>
                <w:sz w:val="18"/>
                <w:szCs w:val="18"/>
              </w:rPr>
            </w:pPr>
            <w:r w:rsidRPr="006612CC">
              <w:rPr>
                <w:rFonts w:ascii="Arial" w:hAnsi="Arial" w:cs="Arial"/>
                <w:sz w:val="18"/>
                <w:szCs w:val="18"/>
                <w:u w:val="single"/>
              </w:rPr>
              <w:t>Hepatic</w:t>
            </w:r>
            <w:r w:rsidRPr="006612CC">
              <w:rPr>
                <w:rFonts w:ascii="Arial" w:hAnsi="Arial" w:cs="Arial"/>
                <w:sz w:val="18"/>
                <w:szCs w:val="18"/>
              </w:rPr>
              <w:t xml:space="preserve">: Total bilirubin ≥ 2.0 mg/dL and ↑2x from baseline </w:t>
            </w:r>
            <w:r w:rsidRPr="006612CC">
              <w:rPr>
                <w:rFonts w:ascii="Arial" w:hAnsi="Arial" w:cs="Arial"/>
                <w:i/>
                <w:iCs/>
                <w:sz w:val="18"/>
                <w:szCs w:val="18"/>
              </w:rPr>
              <w:t>(excluding patients with ICD-10 codes for moderate/severe liver disease or hemolytic anemia</w:t>
            </w:r>
            <w:r w:rsidRPr="00E8032A">
              <w:rPr>
                <w:rFonts w:ascii="Arial" w:hAnsi="Arial" w:cs="Arial"/>
                <w:i/>
                <w:iCs/>
                <w:sz w:val="18"/>
                <w:szCs w:val="18"/>
              </w:rPr>
              <w:t>)</w:t>
            </w:r>
          </w:p>
          <w:p w14:paraId="10B8F044" w14:textId="0E8F1DA3" w:rsidR="006612CC" w:rsidRDefault="00955459" w:rsidP="00F742D1">
            <w:pPr>
              <w:numPr>
                <w:ilvl w:val="0"/>
                <w:numId w:val="19"/>
              </w:numPr>
              <w:spacing w:after="0" w:line="240" w:lineRule="auto"/>
              <w:rPr>
                <w:rFonts w:ascii="Arial" w:hAnsi="Arial" w:cs="Arial"/>
                <w:sz w:val="18"/>
                <w:szCs w:val="18"/>
              </w:rPr>
            </w:pPr>
            <w:r>
              <w:rPr>
                <w:rFonts w:ascii="Arial" w:hAnsi="Arial" w:cs="Arial"/>
                <w:sz w:val="18"/>
                <w:szCs w:val="18"/>
                <w:u w:val="single"/>
              </w:rPr>
              <w:t>Hematologic</w:t>
            </w:r>
            <w:r w:rsidR="006612CC" w:rsidRPr="006612CC">
              <w:rPr>
                <w:rFonts w:ascii="Arial" w:hAnsi="Arial" w:cs="Arial"/>
                <w:sz w:val="18"/>
                <w:szCs w:val="18"/>
              </w:rPr>
              <w:t>: Platelet count &lt;100</w:t>
            </w:r>
            <w:r w:rsidR="00E8032A">
              <w:rPr>
                <w:rFonts w:ascii="Arial" w:hAnsi="Arial" w:cs="Arial"/>
                <w:sz w:val="18"/>
                <w:szCs w:val="18"/>
              </w:rPr>
              <w:t xml:space="preserve"> x 10</w:t>
            </w:r>
            <w:r w:rsidR="00E8032A">
              <w:rPr>
                <w:rFonts w:ascii="Arial" w:hAnsi="Arial" w:cs="Arial"/>
                <w:sz w:val="18"/>
                <w:szCs w:val="18"/>
                <w:vertAlign w:val="superscript"/>
              </w:rPr>
              <w:t>9</w:t>
            </w:r>
            <w:r w:rsidR="00E8032A">
              <w:rPr>
                <w:rFonts w:ascii="Arial" w:hAnsi="Arial" w:cs="Arial"/>
                <w:sz w:val="18"/>
                <w:szCs w:val="18"/>
              </w:rPr>
              <w:t xml:space="preserve">/L </w:t>
            </w:r>
            <w:r w:rsidR="006612CC" w:rsidRPr="006612CC">
              <w:rPr>
                <w:rFonts w:ascii="Arial" w:hAnsi="Arial" w:cs="Arial"/>
                <w:sz w:val="18"/>
                <w:szCs w:val="18"/>
              </w:rPr>
              <w:t>and ≥50% decline from baseline</w:t>
            </w:r>
            <w:r w:rsidR="006612CC" w:rsidRPr="006612CC">
              <w:rPr>
                <w:rFonts w:ascii="Arial" w:hAnsi="Arial" w:cs="Arial"/>
                <w:sz w:val="18"/>
                <w:szCs w:val="18"/>
                <w:vertAlign w:val="superscript"/>
              </w:rPr>
              <w:t>d</w:t>
            </w:r>
            <w:r w:rsidR="006612CC" w:rsidRPr="006612CC">
              <w:rPr>
                <w:rFonts w:ascii="Arial" w:hAnsi="Arial" w:cs="Arial"/>
                <w:sz w:val="18"/>
                <w:szCs w:val="18"/>
              </w:rPr>
              <w:t xml:space="preserve"> (baseline must be ≥100) </w:t>
            </w:r>
            <w:r w:rsidR="006612CC" w:rsidRPr="006612CC">
              <w:rPr>
                <w:rFonts w:ascii="Arial" w:hAnsi="Arial" w:cs="Arial"/>
                <w:i/>
                <w:iCs/>
                <w:sz w:val="18"/>
                <w:szCs w:val="18"/>
              </w:rPr>
              <w:t>(excluding patients with ICD-10 codes for cancer</w:t>
            </w:r>
            <w:r w:rsidR="006612CC" w:rsidRPr="00E8032A">
              <w:rPr>
                <w:rFonts w:ascii="Arial" w:hAnsi="Arial" w:cs="Arial"/>
                <w:i/>
                <w:iCs/>
                <w:sz w:val="18"/>
                <w:szCs w:val="18"/>
              </w:rPr>
              <w:t>)</w:t>
            </w:r>
          </w:p>
          <w:p w14:paraId="600E4335" w14:textId="236FBD2B" w:rsidR="006612CC" w:rsidRPr="006612CC" w:rsidRDefault="006612CC" w:rsidP="006612CC">
            <w:pPr>
              <w:spacing w:after="0" w:line="240" w:lineRule="auto"/>
              <w:ind w:left="360"/>
              <w:rPr>
                <w:rFonts w:ascii="Arial" w:hAnsi="Arial" w:cs="Arial"/>
                <w:sz w:val="18"/>
                <w:szCs w:val="18"/>
              </w:rPr>
            </w:pPr>
            <w:r w:rsidRPr="006612CC">
              <w:rPr>
                <w:rFonts w:ascii="Arial" w:hAnsi="Arial" w:cs="Arial"/>
                <w:sz w:val="18"/>
                <w:szCs w:val="18"/>
              </w:rPr>
              <w:t> </w:t>
            </w:r>
          </w:p>
          <w:p w14:paraId="40ECA91A" w14:textId="1D3AB2DA" w:rsidR="00E8032A" w:rsidRDefault="339BF09A" w:rsidP="006612CC">
            <w:pPr>
              <w:spacing w:after="0" w:line="240" w:lineRule="auto"/>
              <w:rPr>
                <w:rFonts w:ascii="Arial" w:hAnsi="Arial" w:cs="Arial"/>
                <w:sz w:val="18"/>
                <w:szCs w:val="18"/>
              </w:rPr>
            </w:pPr>
            <w:r w:rsidRPr="3B146FD8">
              <w:rPr>
                <w:rFonts w:ascii="Arial" w:hAnsi="Arial" w:cs="Arial"/>
                <w:sz w:val="18"/>
                <w:szCs w:val="18"/>
              </w:rPr>
              <w:t>For cardiovascular and respiratory criteria, “n</w:t>
            </w:r>
            <w:r w:rsidR="2796ABBA" w:rsidRPr="3B146FD8">
              <w:rPr>
                <w:rFonts w:ascii="Arial" w:hAnsi="Arial" w:cs="Arial"/>
                <w:sz w:val="18"/>
                <w:szCs w:val="18"/>
              </w:rPr>
              <w:t>ew”</w:t>
            </w:r>
            <w:r w:rsidRPr="3B146FD8">
              <w:rPr>
                <w:rFonts w:ascii="Arial" w:hAnsi="Arial" w:cs="Arial"/>
                <w:sz w:val="18"/>
                <w:szCs w:val="18"/>
              </w:rPr>
              <w:t xml:space="preserve"> = not</w:t>
            </w:r>
            <w:r w:rsidR="2796ABBA" w:rsidRPr="3B146FD8">
              <w:rPr>
                <w:rFonts w:ascii="Arial" w:hAnsi="Arial" w:cs="Arial"/>
                <w:sz w:val="18"/>
                <w:szCs w:val="18"/>
              </w:rPr>
              <w:t xml:space="preserve"> present on prior day</w:t>
            </w:r>
            <w:r w:rsidR="663DDBA5" w:rsidRPr="3B146FD8">
              <w:rPr>
                <w:rFonts w:ascii="Arial" w:hAnsi="Arial" w:cs="Arial"/>
                <w:sz w:val="18"/>
                <w:szCs w:val="18"/>
              </w:rPr>
              <w:t xml:space="preserve">. </w:t>
            </w:r>
            <w:r w:rsidR="1EA7A09B" w:rsidRPr="3B146FD8">
              <w:rPr>
                <w:rFonts w:ascii="Arial" w:hAnsi="Arial" w:cs="Arial"/>
                <w:sz w:val="18"/>
                <w:szCs w:val="18"/>
              </w:rPr>
              <w:t>. HFNC and NIV are interchangeable</w:t>
            </w:r>
            <w:r w:rsidR="42D1ACFA" w:rsidRPr="3B146FD8">
              <w:rPr>
                <w:rFonts w:ascii="Arial" w:hAnsi="Arial" w:cs="Arial"/>
                <w:sz w:val="18"/>
                <w:szCs w:val="18"/>
              </w:rPr>
              <w:t xml:space="preserve"> for this purpose</w:t>
            </w:r>
            <w:r w:rsidR="1EA7A09B" w:rsidRPr="3B146FD8">
              <w:rPr>
                <w:rFonts w:ascii="Arial" w:hAnsi="Arial" w:cs="Arial"/>
                <w:sz w:val="18"/>
                <w:szCs w:val="18"/>
              </w:rPr>
              <w:t>.</w:t>
            </w:r>
          </w:p>
          <w:p w14:paraId="5E3B70B9" w14:textId="61B05AA7" w:rsidR="006612CC" w:rsidRPr="006612CC" w:rsidRDefault="006612CC" w:rsidP="008E0F70">
            <w:pPr>
              <w:spacing w:after="0" w:line="240" w:lineRule="auto"/>
              <w:rPr>
                <w:rFonts w:ascii="Arial" w:hAnsi="Arial" w:cs="Arial"/>
                <w:sz w:val="18"/>
                <w:szCs w:val="18"/>
              </w:rPr>
            </w:pPr>
          </w:p>
        </w:tc>
      </w:tr>
      <w:tr w:rsidR="001F0D76" w:rsidRPr="006612CC" w14:paraId="5F9A46C7" w14:textId="77777777" w:rsidTr="3F72B946">
        <w:trPr>
          <w:trHeight w:val="120"/>
        </w:trPr>
        <w:tc>
          <w:tcPr>
            <w:tcW w:w="937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EF9C8D4" w14:textId="62C065AC" w:rsidR="001F0D76" w:rsidRPr="00450943" w:rsidRDefault="001F0D76" w:rsidP="001F0D76">
            <w:pPr>
              <w:spacing w:after="0" w:line="240" w:lineRule="auto"/>
              <w:jc w:val="center"/>
              <w:rPr>
                <w:rFonts w:ascii="Arial" w:hAnsi="Arial" w:cs="Arial"/>
                <w:b/>
                <w:bCs/>
              </w:rPr>
            </w:pPr>
            <w:r w:rsidRPr="00450943">
              <w:rPr>
                <w:rFonts w:ascii="Arial" w:hAnsi="Arial" w:cs="Arial"/>
                <w:b/>
                <w:bCs/>
              </w:rPr>
              <w:t>Key Definitions and Algorithm Rules</w:t>
            </w:r>
          </w:p>
        </w:tc>
      </w:tr>
      <w:tr w:rsidR="00E8032A" w:rsidRPr="006612CC" w14:paraId="45ECC642" w14:textId="77777777" w:rsidTr="3F72B946">
        <w:trPr>
          <w:trHeight w:val="300"/>
        </w:trPr>
        <w:tc>
          <w:tcPr>
            <w:tcW w:w="9376" w:type="dxa"/>
            <w:gridSpan w:val="2"/>
            <w:tcBorders>
              <w:top w:val="single" w:sz="6" w:space="0" w:color="auto"/>
              <w:left w:val="single" w:sz="6" w:space="0" w:color="auto"/>
              <w:bottom w:val="single" w:sz="6" w:space="0" w:color="auto"/>
              <w:right w:val="single" w:sz="6" w:space="0" w:color="auto"/>
            </w:tcBorders>
          </w:tcPr>
          <w:p w14:paraId="4983B0EB" w14:textId="62BB0F3B" w:rsidR="009D4552" w:rsidRDefault="009D4552" w:rsidP="00B43F25">
            <w:pPr>
              <w:spacing w:after="0" w:line="240" w:lineRule="auto"/>
              <w:rPr>
                <w:rFonts w:ascii="Arial" w:hAnsi="Arial" w:cs="Arial"/>
                <w:i/>
                <w:iCs/>
                <w:sz w:val="18"/>
                <w:szCs w:val="18"/>
              </w:rPr>
            </w:pPr>
            <w:r>
              <w:rPr>
                <w:rFonts w:ascii="Arial" w:hAnsi="Arial" w:cs="Arial"/>
                <w:i/>
                <w:iCs/>
                <w:sz w:val="18"/>
                <w:szCs w:val="18"/>
              </w:rPr>
              <w:t>Hospital</w:t>
            </w:r>
            <w:r w:rsidR="00074AAC">
              <w:rPr>
                <w:rFonts w:ascii="Arial" w:hAnsi="Arial" w:cs="Arial"/>
                <w:i/>
                <w:iCs/>
                <w:sz w:val="18"/>
                <w:szCs w:val="18"/>
              </w:rPr>
              <w:t>s</w:t>
            </w:r>
            <w:r>
              <w:rPr>
                <w:rFonts w:ascii="Arial" w:hAnsi="Arial" w:cs="Arial"/>
                <w:i/>
                <w:iCs/>
                <w:sz w:val="18"/>
                <w:szCs w:val="18"/>
              </w:rPr>
              <w:t xml:space="preserve"> Da</w:t>
            </w:r>
            <w:r w:rsidR="00074AAC">
              <w:rPr>
                <w:rFonts w:ascii="Arial" w:hAnsi="Arial" w:cs="Arial"/>
                <w:i/>
                <w:iCs/>
                <w:sz w:val="18"/>
                <w:szCs w:val="18"/>
              </w:rPr>
              <w:t>ys</w:t>
            </w:r>
          </w:p>
          <w:p w14:paraId="30C0899B" w14:textId="30CBD713" w:rsidR="009D4552" w:rsidRPr="00CA3E20" w:rsidRDefault="009D4552" w:rsidP="00F742D1">
            <w:pPr>
              <w:pStyle w:val="ListParagraph"/>
              <w:numPr>
                <w:ilvl w:val="0"/>
                <w:numId w:val="30"/>
              </w:numPr>
              <w:spacing w:after="0" w:line="240" w:lineRule="auto"/>
              <w:rPr>
                <w:rFonts w:ascii="Arial" w:hAnsi="Arial" w:cs="Arial"/>
                <w:i/>
                <w:iCs/>
                <w:sz w:val="18"/>
                <w:szCs w:val="18"/>
              </w:rPr>
            </w:pPr>
            <w:r w:rsidRPr="00CA3E20">
              <w:rPr>
                <w:rFonts w:ascii="Arial" w:hAnsi="Arial" w:cs="Arial"/>
                <w:sz w:val="18"/>
                <w:szCs w:val="18"/>
              </w:rPr>
              <w:t>Hospital day (HD) 1 = day of hospital arrival, including ED arrival</w:t>
            </w:r>
          </w:p>
          <w:p w14:paraId="6246252E" w14:textId="77777777" w:rsidR="009D4552" w:rsidRDefault="009D4552" w:rsidP="00B43F25">
            <w:pPr>
              <w:spacing w:after="0" w:line="240" w:lineRule="auto"/>
              <w:rPr>
                <w:rFonts w:ascii="Arial" w:hAnsi="Arial" w:cs="Arial"/>
                <w:i/>
                <w:iCs/>
                <w:sz w:val="18"/>
                <w:szCs w:val="18"/>
              </w:rPr>
            </w:pPr>
          </w:p>
          <w:p w14:paraId="76D8BFDB" w14:textId="5C271464" w:rsidR="00B43F25" w:rsidRPr="00B43F25" w:rsidRDefault="00B43F25" w:rsidP="00B43F25">
            <w:pPr>
              <w:spacing w:after="0" w:line="240" w:lineRule="auto"/>
              <w:rPr>
                <w:rFonts w:ascii="Arial" w:hAnsi="Arial" w:cs="Arial"/>
                <w:i/>
                <w:iCs/>
                <w:sz w:val="18"/>
                <w:szCs w:val="18"/>
              </w:rPr>
            </w:pPr>
            <w:r w:rsidRPr="00B43F25">
              <w:rPr>
                <w:rFonts w:ascii="Arial" w:hAnsi="Arial" w:cs="Arial"/>
                <w:i/>
                <w:iCs/>
                <w:sz w:val="18"/>
                <w:szCs w:val="18"/>
              </w:rPr>
              <w:t>Infection Dates</w:t>
            </w:r>
          </w:p>
          <w:p w14:paraId="67A7B715" w14:textId="60AECAF6" w:rsidR="00B43F25" w:rsidRPr="00B43F25" w:rsidRDefault="00B43F25" w:rsidP="00F742D1">
            <w:pPr>
              <w:pStyle w:val="ListParagraph"/>
              <w:numPr>
                <w:ilvl w:val="0"/>
                <w:numId w:val="22"/>
              </w:numPr>
              <w:spacing w:after="0" w:line="240" w:lineRule="auto"/>
              <w:rPr>
                <w:rFonts w:ascii="Arial" w:hAnsi="Arial" w:cs="Arial"/>
                <w:sz w:val="18"/>
                <w:szCs w:val="18"/>
              </w:rPr>
            </w:pPr>
            <w:r w:rsidRPr="00B43F25">
              <w:rPr>
                <w:rFonts w:ascii="Arial" w:hAnsi="Arial" w:cs="Arial"/>
                <w:sz w:val="18"/>
                <w:szCs w:val="18"/>
              </w:rPr>
              <w:t xml:space="preserve">Infection Anchor Date: Date of blood culture, or HD1 if no </w:t>
            </w:r>
            <w:r w:rsidR="00955459">
              <w:rPr>
                <w:rFonts w:ascii="Arial" w:hAnsi="Arial" w:cs="Arial"/>
                <w:sz w:val="18"/>
                <w:szCs w:val="18"/>
              </w:rPr>
              <w:t xml:space="preserve">blood </w:t>
            </w:r>
            <w:r w:rsidRPr="00B43F25">
              <w:rPr>
                <w:rFonts w:ascii="Arial" w:hAnsi="Arial" w:cs="Arial"/>
                <w:sz w:val="18"/>
                <w:szCs w:val="18"/>
              </w:rPr>
              <w:t>culture ≤HD3</w:t>
            </w:r>
            <w:r w:rsidR="00B57040">
              <w:rPr>
                <w:rFonts w:ascii="Arial" w:hAnsi="Arial" w:cs="Arial"/>
                <w:sz w:val="18"/>
                <w:szCs w:val="18"/>
              </w:rPr>
              <w:t xml:space="preserve"> but </w:t>
            </w:r>
            <w:r w:rsidR="00B57040" w:rsidRPr="00B43F25">
              <w:rPr>
                <w:rFonts w:ascii="Arial" w:hAnsi="Arial" w:cs="Arial"/>
                <w:sz w:val="18"/>
                <w:szCs w:val="18"/>
              </w:rPr>
              <w:t xml:space="preserve">principal diagnosis </w:t>
            </w:r>
            <w:r w:rsidR="00B57040">
              <w:rPr>
                <w:rFonts w:ascii="Arial" w:hAnsi="Arial" w:cs="Arial"/>
                <w:sz w:val="18"/>
                <w:szCs w:val="18"/>
              </w:rPr>
              <w:t>=</w:t>
            </w:r>
            <w:r w:rsidR="00B57040" w:rsidRPr="00B43F25">
              <w:rPr>
                <w:rFonts w:ascii="Arial" w:hAnsi="Arial" w:cs="Arial"/>
                <w:sz w:val="18"/>
                <w:szCs w:val="18"/>
              </w:rPr>
              <w:t xml:space="preserve"> infection </w:t>
            </w:r>
          </w:p>
          <w:p w14:paraId="07CE68FE" w14:textId="70087625" w:rsidR="00B43F25" w:rsidRDefault="00B43F25" w:rsidP="00F742D1">
            <w:pPr>
              <w:pStyle w:val="ListParagraph"/>
              <w:numPr>
                <w:ilvl w:val="0"/>
                <w:numId w:val="21"/>
              </w:numPr>
              <w:spacing w:after="0" w:line="240" w:lineRule="auto"/>
              <w:rPr>
                <w:rFonts w:ascii="Arial" w:hAnsi="Arial" w:cs="Arial"/>
                <w:sz w:val="18"/>
                <w:szCs w:val="18"/>
              </w:rPr>
            </w:pPr>
            <w:r>
              <w:rPr>
                <w:rFonts w:ascii="Arial" w:hAnsi="Arial" w:cs="Arial"/>
                <w:sz w:val="18"/>
                <w:szCs w:val="18"/>
              </w:rPr>
              <w:t>Infection Window: +/-1 calendar day period around infection anchor date</w:t>
            </w:r>
          </w:p>
          <w:p w14:paraId="2EE3EE0D" w14:textId="77777777" w:rsidR="00B43F25" w:rsidRDefault="32823CF0" w:rsidP="4E0CB59E">
            <w:pPr>
              <w:pStyle w:val="ListParagraph"/>
              <w:numPr>
                <w:ilvl w:val="0"/>
                <w:numId w:val="21"/>
              </w:numPr>
              <w:spacing w:after="0" w:line="240" w:lineRule="auto"/>
              <w:rPr>
                <w:rFonts w:ascii="Arial" w:hAnsi="Arial" w:cs="Arial"/>
                <w:sz w:val="18"/>
                <w:szCs w:val="18"/>
                <w:highlight w:val="yellow"/>
              </w:rPr>
            </w:pPr>
            <w:r w:rsidRPr="4E0CB59E">
              <w:rPr>
                <w:rFonts w:ascii="Arial" w:hAnsi="Arial" w:cs="Arial"/>
                <w:sz w:val="18"/>
                <w:szCs w:val="18"/>
                <w:highlight w:val="yellow"/>
              </w:rPr>
              <w:t>Infection Onset Date: Earliest of anchor date or first QAD</w:t>
            </w:r>
          </w:p>
          <w:p w14:paraId="17FB9198" w14:textId="69ED8410" w:rsidR="00B43F25" w:rsidRDefault="00B43F25" w:rsidP="00F742D1">
            <w:pPr>
              <w:pStyle w:val="ListParagraph"/>
              <w:numPr>
                <w:ilvl w:val="0"/>
                <w:numId w:val="21"/>
              </w:numPr>
              <w:spacing w:after="0" w:line="240" w:lineRule="auto"/>
              <w:rPr>
                <w:rFonts w:ascii="Arial" w:hAnsi="Arial" w:cs="Arial"/>
                <w:sz w:val="18"/>
                <w:szCs w:val="18"/>
              </w:rPr>
            </w:pPr>
            <w:r w:rsidRPr="00B43F25">
              <w:rPr>
                <w:rFonts w:ascii="Arial" w:hAnsi="Arial" w:cs="Arial"/>
                <w:sz w:val="18"/>
                <w:szCs w:val="18"/>
              </w:rPr>
              <w:t>Community-</w:t>
            </w:r>
            <w:r w:rsidR="00113A0F">
              <w:rPr>
                <w:rFonts w:ascii="Arial" w:hAnsi="Arial" w:cs="Arial"/>
                <w:sz w:val="18"/>
                <w:szCs w:val="18"/>
              </w:rPr>
              <w:t>O</w:t>
            </w:r>
            <w:r w:rsidRPr="00B43F25">
              <w:rPr>
                <w:rFonts w:ascii="Arial" w:hAnsi="Arial" w:cs="Arial"/>
                <w:sz w:val="18"/>
                <w:szCs w:val="18"/>
              </w:rPr>
              <w:t xml:space="preserve">nset Infection: </w:t>
            </w:r>
            <w:r>
              <w:rPr>
                <w:rFonts w:ascii="Arial" w:hAnsi="Arial" w:cs="Arial"/>
                <w:sz w:val="18"/>
                <w:szCs w:val="18"/>
              </w:rPr>
              <w:t xml:space="preserve">Infection </w:t>
            </w:r>
            <w:r w:rsidRPr="00B43F25">
              <w:rPr>
                <w:rFonts w:ascii="Arial" w:hAnsi="Arial" w:cs="Arial"/>
                <w:sz w:val="18"/>
                <w:szCs w:val="18"/>
              </w:rPr>
              <w:t>Onset &lt;HD4</w:t>
            </w:r>
          </w:p>
          <w:p w14:paraId="5D5306CB" w14:textId="36562FB1" w:rsidR="00B43F25" w:rsidRDefault="00B43F25" w:rsidP="00F742D1">
            <w:pPr>
              <w:pStyle w:val="ListParagraph"/>
              <w:numPr>
                <w:ilvl w:val="0"/>
                <w:numId w:val="21"/>
              </w:numPr>
              <w:spacing w:after="0" w:line="240" w:lineRule="auto"/>
              <w:rPr>
                <w:rFonts w:ascii="Arial" w:hAnsi="Arial" w:cs="Arial"/>
                <w:sz w:val="18"/>
                <w:szCs w:val="18"/>
              </w:rPr>
            </w:pPr>
            <w:r w:rsidRPr="00B43F25">
              <w:rPr>
                <w:rFonts w:ascii="Arial" w:hAnsi="Arial" w:cs="Arial"/>
                <w:sz w:val="18"/>
                <w:szCs w:val="18"/>
              </w:rPr>
              <w:t>Hospital-</w:t>
            </w:r>
            <w:r w:rsidR="00113A0F">
              <w:rPr>
                <w:rFonts w:ascii="Arial" w:hAnsi="Arial" w:cs="Arial"/>
                <w:sz w:val="18"/>
                <w:szCs w:val="18"/>
              </w:rPr>
              <w:t>O</w:t>
            </w:r>
            <w:r w:rsidRPr="00B43F25">
              <w:rPr>
                <w:rFonts w:ascii="Arial" w:hAnsi="Arial" w:cs="Arial"/>
                <w:sz w:val="18"/>
                <w:szCs w:val="18"/>
              </w:rPr>
              <w:t xml:space="preserve">nset Infection: </w:t>
            </w:r>
            <w:r>
              <w:rPr>
                <w:rFonts w:ascii="Arial" w:hAnsi="Arial" w:cs="Arial"/>
                <w:sz w:val="18"/>
                <w:szCs w:val="18"/>
              </w:rPr>
              <w:t xml:space="preserve">Infection </w:t>
            </w:r>
            <w:r w:rsidRPr="00B43F25">
              <w:rPr>
                <w:rFonts w:ascii="Arial" w:hAnsi="Arial" w:cs="Arial"/>
                <w:sz w:val="18"/>
                <w:szCs w:val="18"/>
              </w:rPr>
              <w:t>Onset ≥HD4</w:t>
            </w:r>
          </w:p>
          <w:p w14:paraId="115D5CC8" w14:textId="77777777" w:rsidR="00B43F25" w:rsidRDefault="00B43F25" w:rsidP="00B43F25">
            <w:pPr>
              <w:spacing w:after="0" w:line="240" w:lineRule="auto"/>
              <w:rPr>
                <w:rFonts w:ascii="Arial" w:hAnsi="Arial" w:cs="Arial"/>
                <w:sz w:val="18"/>
                <w:szCs w:val="18"/>
              </w:rPr>
            </w:pPr>
          </w:p>
          <w:p w14:paraId="1F8B699A" w14:textId="77777777" w:rsidR="00B43F25" w:rsidRPr="00B43F25" w:rsidRDefault="00B43F25" w:rsidP="00B43F25">
            <w:pPr>
              <w:spacing w:after="0" w:line="240" w:lineRule="auto"/>
              <w:rPr>
                <w:rFonts w:ascii="Arial" w:hAnsi="Arial" w:cs="Arial"/>
                <w:sz w:val="18"/>
                <w:szCs w:val="18"/>
              </w:rPr>
            </w:pPr>
            <w:r w:rsidRPr="00B43F25">
              <w:rPr>
                <w:rFonts w:ascii="Arial" w:hAnsi="Arial" w:cs="Arial"/>
                <w:i/>
                <w:iCs/>
                <w:sz w:val="18"/>
                <w:szCs w:val="18"/>
              </w:rPr>
              <w:t>Defining Baseline Organ Function (Creatinine, Bilirubin, Platelets):</w:t>
            </w:r>
            <w:r w:rsidRPr="00B43F25">
              <w:rPr>
                <w:rFonts w:ascii="Arial" w:hAnsi="Arial" w:cs="Arial"/>
                <w:sz w:val="18"/>
                <w:szCs w:val="18"/>
              </w:rPr>
              <w:t xml:space="preserve"> </w:t>
            </w:r>
          </w:p>
          <w:p w14:paraId="2699BA8B" w14:textId="7D59A3D3" w:rsidR="00B43F25" w:rsidRDefault="32823CF0" w:rsidP="4E0CB59E">
            <w:pPr>
              <w:pStyle w:val="ListParagraph"/>
              <w:numPr>
                <w:ilvl w:val="0"/>
                <w:numId w:val="23"/>
              </w:numPr>
              <w:spacing w:after="0" w:line="240" w:lineRule="auto"/>
              <w:rPr>
                <w:rFonts w:ascii="Arial" w:eastAsia="Arial" w:hAnsi="Arial" w:cs="Arial"/>
                <w:sz w:val="18"/>
                <w:szCs w:val="18"/>
              </w:rPr>
            </w:pPr>
            <w:r w:rsidRPr="30D5DB73">
              <w:rPr>
                <w:rFonts w:ascii="Arial" w:eastAsia="Arial" w:hAnsi="Arial" w:cs="Arial"/>
                <w:sz w:val="18"/>
                <w:szCs w:val="18"/>
              </w:rPr>
              <w:t xml:space="preserve">CO infection </w:t>
            </w:r>
            <w:r w:rsidR="751B363A" w:rsidRPr="30D5DB73">
              <w:rPr>
                <w:rFonts w:ascii="Arial" w:eastAsia="Arial" w:hAnsi="Arial" w:cs="Arial"/>
                <w:sz w:val="18"/>
                <w:szCs w:val="18"/>
              </w:rPr>
              <w:t>-&gt;</w:t>
            </w:r>
            <w:r w:rsidRPr="30D5DB73">
              <w:rPr>
                <w:rFonts w:ascii="Arial" w:eastAsia="Arial" w:hAnsi="Arial" w:cs="Arial"/>
                <w:sz w:val="18"/>
                <w:szCs w:val="18"/>
              </w:rPr>
              <w:t xml:space="preserve"> best value during hospitalization</w:t>
            </w:r>
          </w:p>
          <w:p w14:paraId="093F6B50" w14:textId="7D6F3677" w:rsidR="002D39D2" w:rsidRPr="002D39D2" w:rsidRDefault="7A9EEDA7" w:rsidP="4E0CB59E">
            <w:pPr>
              <w:pStyle w:val="ListParagraph"/>
              <w:numPr>
                <w:ilvl w:val="0"/>
                <w:numId w:val="23"/>
              </w:numPr>
              <w:spacing w:after="0" w:line="240" w:lineRule="auto"/>
              <w:rPr>
                <w:rFonts w:ascii="Arial" w:eastAsia="Arial" w:hAnsi="Arial" w:cs="Arial"/>
                <w:sz w:val="18"/>
                <w:szCs w:val="18"/>
              </w:rPr>
            </w:pPr>
            <w:r w:rsidRPr="3B146FD8">
              <w:rPr>
                <w:rFonts w:ascii="Arial" w:eastAsia="Arial" w:hAnsi="Arial" w:cs="Arial"/>
                <w:sz w:val="18"/>
                <w:szCs w:val="18"/>
              </w:rPr>
              <w:t xml:space="preserve">HO infection </w:t>
            </w:r>
            <w:r w:rsidR="1CDA39D5" w:rsidRPr="3B146FD8">
              <w:rPr>
                <w:rFonts w:ascii="Arial" w:eastAsia="Arial" w:hAnsi="Arial" w:cs="Arial"/>
                <w:sz w:val="18"/>
                <w:szCs w:val="18"/>
              </w:rPr>
              <w:t>-&gt; b</w:t>
            </w:r>
            <w:r w:rsidRPr="3B146FD8">
              <w:rPr>
                <w:rFonts w:ascii="Arial" w:eastAsia="Arial" w:hAnsi="Arial" w:cs="Arial"/>
                <w:sz w:val="18"/>
                <w:szCs w:val="18"/>
              </w:rPr>
              <w:t>est value in 2 days prior to</w:t>
            </w:r>
            <w:r w:rsidR="5317119E" w:rsidRPr="3B146FD8">
              <w:rPr>
                <w:rFonts w:ascii="Arial" w:eastAsia="Arial" w:hAnsi="Arial" w:cs="Arial"/>
                <w:sz w:val="18"/>
                <w:szCs w:val="18"/>
              </w:rPr>
              <w:t xml:space="preserve"> (and through)</w:t>
            </w:r>
            <w:r w:rsidRPr="3B146FD8">
              <w:rPr>
                <w:rFonts w:ascii="Arial" w:eastAsia="Arial" w:hAnsi="Arial" w:cs="Arial"/>
                <w:sz w:val="18"/>
                <w:szCs w:val="18"/>
              </w:rPr>
              <w:t xml:space="preserve"> infection onset date</w:t>
            </w:r>
          </w:p>
          <w:p w14:paraId="3789B53B" w14:textId="0C9F1409" w:rsidR="002D39D2" w:rsidRPr="002D39D2" w:rsidRDefault="002D39D2" w:rsidP="4E0CB59E">
            <w:pPr>
              <w:pStyle w:val="ListParagraph"/>
              <w:numPr>
                <w:ilvl w:val="0"/>
                <w:numId w:val="23"/>
              </w:numPr>
              <w:spacing w:after="0" w:line="240" w:lineRule="auto"/>
              <w:rPr>
                <w:rFonts w:ascii="Arial" w:eastAsia="Arial" w:hAnsi="Arial" w:cs="Arial"/>
                <w:sz w:val="18"/>
                <w:szCs w:val="18"/>
              </w:rPr>
            </w:pPr>
            <w:r w:rsidRPr="3B146FD8">
              <w:rPr>
                <w:rFonts w:ascii="Arial" w:eastAsia="Arial" w:hAnsi="Arial" w:cs="Arial"/>
                <w:sz w:val="18"/>
                <w:szCs w:val="18"/>
              </w:rPr>
              <w:t>CO infection with death or hospice outcome: assume normal baseline creatinine (1.18 mg/dL for males, 1.02 mg/dL for females</w:t>
            </w:r>
            <w:r w:rsidR="23645DD3" w:rsidRPr="3B146FD8">
              <w:rPr>
                <w:rFonts w:ascii="Arial" w:eastAsia="Arial" w:hAnsi="Arial" w:cs="Arial"/>
                <w:sz w:val="18"/>
                <w:szCs w:val="18"/>
              </w:rPr>
              <w:t xml:space="preserve">, </w:t>
            </w:r>
            <w:r w:rsidR="4252FF21" w:rsidRPr="3B146FD8">
              <w:rPr>
                <w:rFonts w:ascii="Arial" w:eastAsia="Arial" w:hAnsi="Arial" w:cs="Arial"/>
                <w:sz w:val="18"/>
                <w:szCs w:val="18"/>
                <w:highlight w:val="yellow"/>
              </w:rPr>
              <w:t>or the lowest during hospitalization -- whichever is lowe</w:t>
            </w:r>
            <w:r w:rsidR="23645DD3" w:rsidRPr="3B146FD8">
              <w:rPr>
                <w:rFonts w:ascii="Arial" w:eastAsia="Arial" w:hAnsi="Arial" w:cs="Arial"/>
                <w:sz w:val="18"/>
                <w:szCs w:val="18"/>
                <w:highlight w:val="yellow"/>
              </w:rPr>
              <w:t>r</w:t>
            </w:r>
            <w:r w:rsidRPr="3B146FD8">
              <w:rPr>
                <w:rFonts w:ascii="Arial" w:eastAsia="Arial" w:hAnsi="Arial" w:cs="Arial"/>
                <w:sz w:val="18"/>
                <w:szCs w:val="18"/>
              </w:rPr>
              <w:t>) unless moderate–severe renal failure is coded</w:t>
            </w:r>
            <w:r w:rsidR="5D4BFED5" w:rsidRPr="3B146FD8">
              <w:rPr>
                <w:rFonts w:ascii="Arial" w:eastAsia="Arial" w:hAnsi="Arial" w:cs="Arial"/>
                <w:sz w:val="18"/>
                <w:szCs w:val="18"/>
              </w:rPr>
              <w:t>;</w:t>
            </w:r>
            <w:r w:rsidRPr="3B146FD8">
              <w:rPr>
                <w:rFonts w:ascii="Arial" w:eastAsia="Arial" w:hAnsi="Arial" w:cs="Arial"/>
                <w:sz w:val="18"/>
                <w:szCs w:val="18"/>
              </w:rPr>
              <w:t xml:space="preserve"> assume normal </w:t>
            </w:r>
            <w:r w:rsidR="4C5E1A67" w:rsidRPr="3B146FD8">
              <w:rPr>
                <w:rFonts w:ascii="Arial" w:eastAsia="Arial" w:hAnsi="Arial" w:cs="Arial"/>
                <w:sz w:val="18"/>
                <w:szCs w:val="18"/>
              </w:rPr>
              <w:t xml:space="preserve">baseline </w:t>
            </w:r>
            <w:r w:rsidRPr="3B146FD8">
              <w:rPr>
                <w:rFonts w:ascii="Arial" w:eastAsia="Arial" w:hAnsi="Arial" w:cs="Arial"/>
                <w:sz w:val="18"/>
                <w:szCs w:val="18"/>
              </w:rPr>
              <w:t>bilirubin (0.5 mg/dL) and platelets (200 x 10</w:t>
            </w:r>
            <w:r w:rsidRPr="3B146FD8">
              <w:rPr>
                <w:rFonts w:ascii="Arial" w:eastAsia="Arial" w:hAnsi="Arial" w:cs="Arial"/>
                <w:sz w:val="18"/>
                <w:szCs w:val="18"/>
                <w:vertAlign w:val="superscript"/>
              </w:rPr>
              <w:t>9</w:t>
            </w:r>
            <w:r w:rsidRPr="3B146FD8">
              <w:rPr>
                <w:rFonts w:ascii="Arial" w:eastAsia="Arial" w:hAnsi="Arial" w:cs="Arial"/>
                <w:sz w:val="18"/>
                <w:szCs w:val="18"/>
              </w:rPr>
              <w:t>/L) .</w:t>
            </w:r>
          </w:p>
          <w:p w14:paraId="6E01286D" w14:textId="77777777" w:rsidR="0074591D" w:rsidRPr="0074591D" w:rsidRDefault="0074591D" w:rsidP="4E0CB59E">
            <w:pPr>
              <w:pStyle w:val="ListParagraph"/>
              <w:spacing w:after="0" w:line="240" w:lineRule="auto"/>
              <w:ind w:left="360"/>
              <w:rPr>
                <w:rFonts w:ascii="Arial" w:eastAsia="Arial" w:hAnsi="Arial" w:cs="Arial"/>
                <w:sz w:val="18"/>
                <w:szCs w:val="18"/>
              </w:rPr>
            </w:pPr>
          </w:p>
          <w:p w14:paraId="3AA76158" w14:textId="570A5523" w:rsidR="00B43F25" w:rsidRPr="00B43F25" w:rsidRDefault="32823CF0" w:rsidP="4E0CB59E">
            <w:pPr>
              <w:spacing w:after="0" w:line="240" w:lineRule="auto"/>
              <w:rPr>
                <w:rFonts w:ascii="Arial" w:eastAsia="Arial" w:hAnsi="Arial" w:cs="Arial"/>
                <w:i/>
                <w:iCs/>
                <w:sz w:val="18"/>
                <w:szCs w:val="18"/>
              </w:rPr>
            </w:pPr>
            <w:r w:rsidRPr="4E0CB59E">
              <w:rPr>
                <w:rFonts w:ascii="Arial" w:eastAsia="Arial" w:hAnsi="Arial" w:cs="Arial"/>
                <w:i/>
                <w:iCs/>
                <w:sz w:val="18"/>
                <w:szCs w:val="18"/>
              </w:rPr>
              <w:t xml:space="preserve">Sepsis </w:t>
            </w:r>
            <w:r w:rsidR="2A0DB7B1" w:rsidRPr="4E0CB59E">
              <w:rPr>
                <w:rFonts w:ascii="Arial" w:eastAsia="Arial" w:hAnsi="Arial" w:cs="Arial"/>
                <w:i/>
                <w:iCs/>
                <w:sz w:val="18"/>
                <w:szCs w:val="18"/>
              </w:rPr>
              <w:t xml:space="preserve">Event </w:t>
            </w:r>
            <w:r w:rsidRPr="4E0CB59E">
              <w:rPr>
                <w:rFonts w:ascii="Arial" w:eastAsia="Arial" w:hAnsi="Arial" w:cs="Arial"/>
                <w:i/>
                <w:iCs/>
                <w:sz w:val="18"/>
                <w:szCs w:val="18"/>
              </w:rPr>
              <w:t>Dates</w:t>
            </w:r>
          </w:p>
          <w:p w14:paraId="75A83F3A" w14:textId="01C90249" w:rsidR="00B43F25" w:rsidRPr="00B43F25" w:rsidRDefault="32823CF0" w:rsidP="4E0CB59E">
            <w:pPr>
              <w:pStyle w:val="ListParagraph"/>
              <w:numPr>
                <w:ilvl w:val="0"/>
                <w:numId w:val="23"/>
              </w:numPr>
              <w:spacing w:after="0" w:line="240" w:lineRule="auto"/>
              <w:rPr>
                <w:rFonts w:ascii="Arial" w:eastAsia="Arial" w:hAnsi="Arial" w:cs="Arial"/>
                <w:sz w:val="18"/>
                <w:szCs w:val="18"/>
              </w:rPr>
            </w:pPr>
            <w:r w:rsidRPr="4E0CB59E">
              <w:rPr>
                <w:rFonts w:ascii="Arial" w:eastAsia="Arial" w:hAnsi="Arial" w:cs="Arial"/>
                <w:sz w:val="18"/>
                <w:szCs w:val="18"/>
              </w:rPr>
              <w:t>Sepsis Event Window: +/</w:t>
            </w:r>
            <w:r w:rsidR="253383DA" w:rsidRPr="4E0CB59E">
              <w:rPr>
                <w:rFonts w:ascii="Arial" w:eastAsia="Arial" w:hAnsi="Arial" w:cs="Arial"/>
                <w:sz w:val="18"/>
                <w:szCs w:val="18"/>
              </w:rPr>
              <w:t>-</w:t>
            </w:r>
            <w:r w:rsidRPr="4E0CB59E">
              <w:rPr>
                <w:rFonts w:ascii="Arial" w:eastAsia="Arial" w:hAnsi="Arial" w:cs="Arial"/>
                <w:sz w:val="18"/>
                <w:szCs w:val="18"/>
              </w:rPr>
              <w:t>1 calendar day period around infection onset date</w:t>
            </w:r>
          </w:p>
          <w:p w14:paraId="3D26B5BC" w14:textId="5E8DACC8" w:rsidR="00B43F25" w:rsidRDefault="32823CF0" w:rsidP="4E0CB59E">
            <w:pPr>
              <w:pStyle w:val="ListParagraph"/>
              <w:numPr>
                <w:ilvl w:val="0"/>
                <w:numId w:val="21"/>
              </w:numPr>
              <w:spacing w:after="0" w:line="240" w:lineRule="auto"/>
              <w:rPr>
                <w:rFonts w:ascii="Arial" w:eastAsia="Arial" w:hAnsi="Arial" w:cs="Arial"/>
                <w:sz w:val="18"/>
                <w:szCs w:val="18"/>
              </w:rPr>
            </w:pPr>
            <w:r w:rsidRPr="4E0CB59E">
              <w:rPr>
                <w:rFonts w:ascii="Arial" w:eastAsia="Arial" w:hAnsi="Arial" w:cs="Arial"/>
                <w:sz w:val="18"/>
                <w:szCs w:val="18"/>
              </w:rPr>
              <w:t xml:space="preserve">Sepsis Event Date: </w:t>
            </w:r>
            <w:r w:rsidR="2EAFD399" w:rsidRPr="4E0CB59E">
              <w:rPr>
                <w:rFonts w:ascii="Arial" w:eastAsia="Arial" w:hAnsi="Arial" w:cs="Arial"/>
                <w:sz w:val="18"/>
                <w:szCs w:val="18"/>
              </w:rPr>
              <w:t>Earlier of infection onset date or qualifying organ dysfunction within the sepsis event window</w:t>
            </w:r>
          </w:p>
          <w:p w14:paraId="288BC7AB" w14:textId="52C0B783" w:rsidR="00B43F25" w:rsidRDefault="32823CF0" w:rsidP="00F742D1">
            <w:pPr>
              <w:pStyle w:val="ListParagraph"/>
              <w:numPr>
                <w:ilvl w:val="0"/>
                <w:numId w:val="21"/>
              </w:numPr>
              <w:spacing w:after="0" w:line="240" w:lineRule="auto"/>
              <w:rPr>
                <w:rFonts w:ascii="Arial" w:hAnsi="Arial" w:cs="Arial"/>
                <w:sz w:val="18"/>
                <w:szCs w:val="18"/>
              </w:rPr>
            </w:pPr>
            <w:r w:rsidRPr="4E0CB59E">
              <w:rPr>
                <w:rFonts w:ascii="Arial" w:eastAsia="Arial" w:hAnsi="Arial" w:cs="Arial"/>
                <w:sz w:val="18"/>
                <w:szCs w:val="18"/>
              </w:rPr>
              <w:t>Community-</w:t>
            </w:r>
            <w:r w:rsidR="1068D848" w:rsidRPr="4E0CB59E">
              <w:rPr>
                <w:rFonts w:ascii="Arial" w:eastAsia="Arial" w:hAnsi="Arial" w:cs="Arial"/>
                <w:sz w:val="18"/>
                <w:szCs w:val="18"/>
              </w:rPr>
              <w:t>O</w:t>
            </w:r>
            <w:r w:rsidRPr="4E0CB59E">
              <w:rPr>
                <w:rFonts w:ascii="Arial" w:eastAsia="Arial" w:hAnsi="Arial" w:cs="Arial"/>
                <w:sz w:val="18"/>
                <w:szCs w:val="18"/>
              </w:rPr>
              <w:t>nset</w:t>
            </w:r>
            <w:r w:rsidRPr="4E0CB59E">
              <w:rPr>
                <w:rFonts w:ascii="Arial" w:hAnsi="Arial" w:cs="Arial"/>
                <w:sz w:val="18"/>
                <w:szCs w:val="18"/>
              </w:rPr>
              <w:t xml:space="preserve"> Sepsis: </w:t>
            </w:r>
            <w:r w:rsidR="1068D848" w:rsidRPr="4E0CB59E">
              <w:rPr>
                <w:rFonts w:ascii="Arial" w:hAnsi="Arial" w:cs="Arial"/>
                <w:sz w:val="18"/>
                <w:szCs w:val="18"/>
              </w:rPr>
              <w:t>event date</w:t>
            </w:r>
            <w:r w:rsidRPr="4E0CB59E">
              <w:rPr>
                <w:rFonts w:ascii="Arial" w:hAnsi="Arial" w:cs="Arial"/>
                <w:sz w:val="18"/>
                <w:szCs w:val="18"/>
              </w:rPr>
              <w:t xml:space="preserve"> &lt;HD4</w:t>
            </w:r>
          </w:p>
          <w:p w14:paraId="6D0EE8CF" w14:textId="4A970832" w:rsidR="00B43F25" w:rsidRDefault="00B43F25" w:rsidP="00F742D1">
            <w:pPr>
              <w:pStyle w:val="ListParagraph"/>
              <w:numPr>
                <w:ilvl w:val="0"/>
                <w:numId w:val="21"/>
              </w:numPr>
              <w:spacing w:after="0" w:line="240" w:lineRule="auto"/>
              <w:rPr>
                <w:rFonts w:ascii="Arial" w:hAnsi="Arial" w:cs="Arial"/>
                <w:sz w:val="18"/>
                <w:szCs w:val="18"/>
              </w:rPr>
            </w:pPr>
            <w:r w:rsidRPr="00B43F25">
              <w:rPr>
                <w:rFonts w:ascii="Arial" w:hAnsi="Arial" w:cs="Arial"/>
                <w:sz w:val="18"/>
                <w:szCs w:val="18"/>
              </w:rPr>
              <w:t>Hospital-</w:t>
            </w:r>
            <w:r w:rsidR="00092FFB">
              <w:rPr>
                <w:rFonts w:ascii="Arial" w:hAnsi="Arial" w:cs="Arial"/>
                <w:sz w:val="18"/>
                <w:szCs w:val="18"/>
              </w:rPr>
              <w:t>O</w:t>
            </w:r>
            <w:r w:rsidRPr="00B43F25">
              <w:rPr>
                <w:rFonts w:ascii="Arial" w:hAnsi="Arial" w:cs="Arial"/>
                <w:sz w:val="18"/>
                <w:szCs w:val="18"/>
              </w:rPr>
              <w:t xml:space="preserve">nset Sepsis: </w:t>
            </w:r>
            <w:r w:rsidR="00092FFB">
              <w:rPr>
                <w:rFonts w:ascii="Arial" w:hAnsi="Arial" w:cs="Arial"/>
                <w:sz w:val="18"/>
                <w:szCs w:val="18"/>
              </w:rPr>
              <w:t xml:space="preserve">event date </w:t>
            </w:r>
            <w:r w:rsidRPr="00B43F25">
              <w:rPr>
                <w:rFonts w:ascii="Arial" w:hAnsi="Arial" w:cs="Arial"/>
                <w:sz w:val="18"/>
                <w:szCs w:val="18"/>
              </w:rPr>
              <w:t>≥HD4</w:t>
            </w:r>
          </w:p>
          <w:p w14:paraId="5C33AFD1" w14:textId="6A5A913D" w:rsidR="00E8032A" w:rsidRPr="00B43F25" w:rsidRDefault="10EAB5B1" w:rsidP="00F742D1">
            <w:pPr>
              <w:pStyle w:val="ListParagraph"/>
              <w:numPr>
                <w:ilvl w:val="0"/>
                <w:numId w:val="21"/>
              </w:numPr>
              <w:spacing w:after="0" w:line="240" w:lineRule="auto"/>
              <w:rPr>
                <w:rFonts w:ascii="Arial" w:hAnsi="Arial" w:cs="Arial"/>
                <w:sz w:val="18"/>
                <w:szCs w:val="18"/>
              </w:rPr>
            </w:pPr>
            <w:r w:rsidRPr="3B146FD8">
              <w:rPr>
                <w:rFonts w:ascii="Arial" w:hAnsi="Arial" w:cs="Arial"/>
                <w:sz w:val="18"/>
                <w:szCs w:val="18"/>
              </w:rPr>
              <w:t>Repeat Sepsis Event Windows</w:t>
            </w:r>
            <w:r w:rsidR="1A42F30B" w:rsidRPr="3B146FD8">
              <w:rPr>
                <w:rFonts w:ascii="Arial" w:hAnsi="Arial" w:cs="Arial"/>
                <w:sz w:val="18"/>
                <w:szCs w:val="18"/>
              </w:rPr>
              <w:t>: ≥7 days between CO and HO</w:t>
            </w:r>
            <w:r w:rsidRPr="3B146FD8">
              <w:rPr>
                <w:rFonts w:ascii="Arial" w:hAnsi="Arial" w:cs="Arial"/>
                <w:sz w:val="18"/>
                <w:szCs w:val="18"/>
              </w:rPr>
              <w:t>-ASEs</w:t>
            </w:r>
            <w:r w:rsidR="1A42F30B" w:rsidRPr="3B146FD8">
              <w:rPr>
                <w:rFonts w:ascii="Arial" w:hAnsi="Arial" w:cs="Arial"/>
                <w:sz w:val="18"/>
                <w:szCs w:val="18"/>
              </w:rPr>
              <w:t>; ≥14 days between HO</w:t>
            </w:r>
            <w:r w:rsidRPr="3B146FD8">
              <w:rPr>
                <w:rFonts w:ascii="Arial" w:hAnsi="Arial" w:cs="Arial"/>
                <w:sz w:val="18"/>
                <w:szCs w:val="18"/>
              </w:rPr>
              <w:t>-ASEs</w:t>
            </w:r>
          </w:p>
        </w:tc>
      </w:tr>
    </w:tbl>
    <w:p w14:paraId="6F84B94A" w14:textId="50832302" w:rsidR="3F72B946" w:rsidRDefault="3F72B946" w:rsidP="3F72B946">
      <w:pPr>
        <w:shd w:val="clear" w:color="auto" w:fill="C6D9F1" w:themeFill="text2" w:themeFillTint="33"/>
        <w:spacing w:after="0" w:line="240" w:lineRule="auto"/>
        <w:ind w:left="360"/>
        <w:rPr>
          <w:rFonts w:ascii="Arial" w:hAnsi="Arial" w:cs="Arial"/>
          <w:b/>
          <w:bCs/>
        </w:rPr>
      </w:pPr>
    </w:p>
    <w:p w14:paraId="67FF513D" w14:textId="001B9B19" w:rsidR="009F77E9" w:rsidRPr="00731EE2" w:rsidRDefault="006612CC" w:rsidP="3F72B946">
      <w:pPr>
        <w:shd w:val="clear" w:color="auto" w:fill="C6D9F1" w:themeFill="text2" w:themeFillTint="33"/>
        <w:spacing w:after="0" w:line="240" w:lineRule="auto"/>
        <w:rPr>
          <w:rFonts w:ascii="Arial" w:hAnsi="Arial" w:cs="Arial"/>
          <w:b/>
          <w:bCs/>
        </w:rPr>
      </w:pPr>
      <w:r w:rsidRPr="3F72B946">
        <w:rPr>
          <w:rFonts w:ascii="Arial" w:hAnsi="Arial" w:cs="Arial"/>
          <w:b/>
          <w:bCs/>
        </w:rPr>
        <w:lastRenderedPageBreak/>
        <w:t>DETAILED SPECIFICATION OF ASE ALGORITHM</w:t>
      </w:r>
    </w:p>
    <w:p w14:paraId="51B20803" w14:textId="77777777" w:rsidR="00731EE2" w:rsidRDefault="00731EE2" w:rsidP="00731EE2">
      <w:pPr>
        <w:pStyle w:val="ListParagraph"/>
        <w:spacing w:after="0" w:line="240" w:lineRule="auto"/>
        <w:ind w:left="360"/>
        <w:rPr>
          <w:rFonts w:ascii="Arial" w:hAnsi="Arial" w:cs="Arial"/>
          <w:b/>
          <w:bCs/>
          <w:u w:val="single"/>
        </w:rPr>
      </w:pPr>
    </w:p>
    <w:p w14:paraId="77ACFFA9" w14:textId="6CF25C02" w:rsidR="1381746D" w:rsidRDefault="1381746D" w:rsidP="3B146FD8">
      <w:pPr>
        <w:spacing w:after="0" w:line="240" w:lineRule="auto"/>
        <w:rPr>
          <w:rFonts w:ascii="Arial" w:hAnsi="Arial" w:cs="Arial"/>
          <w:b/>
          <w:bCs/>
          <w:u w:val="single"/>
        </w:rPr>
      </w:pPr>
      <w:r w:rsidRPr="3B146FD8">
        <w:rPr>
          <w:rFonts w:ascii="Arial" w:hAnsi="Arial" w:cs="Arial"/>
          <w:b/>
          <w:bCs/>
          <w:u w:val="single"/>
        </w:rPr>
        <w:t>Preface:</w:t>
      </w:r>
    </w:p>
    <w:p w14:paraId="2607BE23" w14:textId="798E4703" w:rsidR="7F781671" w:rsidRDefault="7F781671" w:rsidP="3B146FD8">
      <w:pPr>
        <w:spacing w:before="240" w:after="240"/>
        <w:rPr>
          <w:rFonts w:ascii="Arial" w:eastAsia="Arial" w:hAnsi="Arial" w:cs="Arial"/>
        </w:rPr>
      </w:pPr>
      <w:r w:rsidRPr="3B146FD8">
        <w:rPr>
          <w:rFonts w:ascii="Arial" w:eastAsia="Arial" w:hAnsi="Arial" w:cs="Arial"/>
        </w:rPr>
        <w:t xml:space="preserve">Under the ASE 2.0 specification, </w:t>
      </w:r>
      <w:r w:rsidRPr="3B146FD8">
        <w:rPr>
          <w:rFonts w:ascii="Arial" w:eastAsia="Arial" w:hAnsi="Arial" w:cs="Arial"/>
          <w:b/>
          <w:bCs/>
        </w:rPr>
        <w:t>hospital day 1</w:t>
      </w:r>
      <w:r w:rsidRPr="3B146FD8">
        <w:rPr>
          <w:rFonts w:ascii="Arial" w:eastAsia="Arial" w:hAnsi="Arial" w:cs="Arial"/>
        </w:rPr>
        <w:t xml:space="preserve"> is the day of hospital arrival. This may precede the official admission date if the patient first presents to the ED and is admitted the following calendar day (or later). To account for possible ±1-day discrepancies in the recorded arrival date (e.g., arrivals close to midnight), all clinical data used in the algorithm should be standardized by including data from </w:t>
      </w:r>
      <w:r w:rsidRPr="3B146FD8">
        <w:rPr>
          <w:rFonts w:ascii="Arial" w:eastAsia="Arial" w:hAnsi="Arial" w:cs="Arial"/>
          <w:b/>
          <w:bCs/>
        </w:rPr>
        <w:t>one calendar day before</w:t>
      </w:r>
      <w:r w:rsidRPr="3B146FD8">
        <w:rPr>
          <w:rFonts w:ascii="Arial" w:eastAsia="Arial" w:hAnsi="Arial" w:cs="Arial"/>
        </w:rPr>
        <w:t xml:space="preserve"> the arrival date. This includes blood cultures, antibiotics, vital signs, vasopressors, respiratory devices, and laboratory values.</w:t>
      </w:r>
    </w:p>
    <w:p w14:paraId="42326B58" w14:textId="5699C4A2" w:rsidR="7F781671" w:rsidRDefault="7F781671" w:rsidP="3B146FD8">
      <w:pPr>
        <w:spacing w:before="240" w:after="240"/>
        <w:rPr>
          <w:rFonts w:ascii="Arial" w:eastAsia="Arial" w:hAnsi="Arial" w:cs="Arial"/>
        </w:rPr>
      </w:pPr>
      <w:r w:rsidRPr="3B146FD8">
        <w:rPr>
          <w:rFonts w:ascii="Arial" w:eastAsia="Arial" w:hAnsi="Arial" w:cs="Arial"/>
        </w:rPr>
        <w:t xml:space="preserve">In other words, if a blood culture is drawn, antibiotics are given, and organ dysfunction occurs all on </w:t>
      </w:r>
      <w:r w:rsidRPr="3B146FD8">
        <w:rPr>
          <w:rFonts w:ascii="Arial" w:eastAsia="Arial" w:hAnsi="Arial" w:cs="Arial"/>
          <w:b/>
          <w:bCs/>
        </w:rPr>
        <w:t>day 0</w:t>
      </w:r>
      <w:r w:rsidRPr="3B146FD8">
        <w:rPr>
          <w:rFonts w:ascii="Arial" w:eastAsia="Arial" w:hAnsi="Arial" w:cs="Arial"/>
        </w:rPr>
        <w:t xml:space="preserve"> (one day before the recorded arrival date), then both the infection onset date and sepsis onset date should be recorded as day 0. Ignore any clinical data from before day 0.</w:t>
      </w:r>
    </w:p>
    <w:p w14:paraId="588A30E5" w14:textId="7F880E55" w:rsidR="7ACBFB25" w:rsidRDefault="7ACBFB25" w:rsidP="7ACBFB25">
      <w:pPr>
        <w:spacing w:after="0" w:line="240" w:lineRule="auto"/>
        <w:rPr>
          <w:rFonts w:ascii="Arial" w:hAnsi="Arial" w:cs="Arial"/>
          <w:b/>
          <w:bCs/>
          <w:u w:val="single"/>
        </w:rPr>
      </w:pPr>
    </w:p>
    <w:p w14:paraId="6B96F4E2" w14:textId="02562E1D" w:rsidR="7ACBFB25" w:rsidRDefault="7ACBFB25" w:rsidP="7ACBFB25">
      <w:pPr>
        <w:pStyle w:val="ListParagraph"/>
        <w:spacing w:after="0" w:line="240" w:lineRule="auto"/>
        <w:ind w:left="360"/>
        <w:rPr>
          <w:rFonts w:ascii="Arial" w:hAnsi="Arial" w:cs="Arial"/>
          <w:b/>
          <w:bCs/>
          <w:u w:val="single"/>
        </w:rPr>
      </w:pPr>
    </w:p>
    <w:p w14:paraId="48835DDE" w14:textId="7F6DE642" w:rsidR="7ACBFB25" w:rsidRDefault="7ACBFB25" w:rsidP="7ACBFB25">
      <w:pPr>
        <w:pStyle w:val="ListParagraph"/>
        <w:spacing w:after="0" w:line="240" w:lineRule="auto"/>
        <w:ind w:left="360"/>
        <w:rPr>
          <w:rFonts w:ascii="Arial" w:hAnsi="Arial" w:cs="Arial"/>
          <w:b/>
          <w:bCs/>
          <w:u w:val="single"/>
        </w:rPr>
      </w:pPr>
    </w:p>
    <w:p w14:paraId="5580AD81" w14:textId="357BEE87" w:rsidR="000B122E" w:rsidRPr="00474598" w:rsidRDefault="00731EE2" w:rsidP="00F742D1">
      <w:pPr>
        <w:pStyle w:val="ListParagraph"/>
        <w:numPr>
          <w:ilvl w:val="0"/>
          <w:numId w:val="27"/>
        </w:numPr>
        <w:spacing w:after="0" w:line="240" w:lineRule="auto"/>
        <w:rPr>
          <w:rFonts w:ascii="Arial" w:hAnsi="Arial" w:cs="Arial"/>
          <w:b/>
          <w:bCs/>
          <w:u w:val="single"/>
        </w:rPr>
      </w:pPr>
      <w:r w:rsidRPr="00474598">
        <w:rPr>
          <w:rFonts w:ascii="Arial" w:hAnsi="Arial" w:cs="Arial"/>
          <w:b/>
          <w:bCs/>
          <w:u w:val="single"/>
        </w:rPr>
        <w:t>Presumed Serious Infection Criteria</w:t>
      </w:r>
    </w:p>
    <w:p w14:paraId="448D1F88" w14:textId="475E9221" w:rsidR="000B122E" w:rsidRPr="000B122E" w:rsidRDefault="000B122E" w:rsidP="000B122E">
      <w:pPr>
        <w:spacing w:after="0" w:line="240" w:lineRule="auto"/>
        <w:rPr>
          <w:rFonts w:ascii="Arial" w:hAnsi="Arial" w:cs="Arial"/>
        </w:rPr>
      </w:pPr>
      <w:r w:rsidRPr="000B122E">
        <w:rPr>
          <w:rFonts w:ascii="Arial" w:hAnsi="Arial" w:cs="Arial"/>
        </w:rPr>
        <w:t xml:space="preserve">A patient meets </w:t>
      </w:r>
      <w:r w:rsidRPr="000B122E">
        <w:rPr>
          <w:rFonts w:ascii="Arial" w:hAnsi="Arial" w:cs="Arial"/>
          <w:b/>
          <w:bCs/>
        </w:rPr>
        <w:t>Presumed Serious Infection</w:t>
      </w:r>
      <w:r w:rsidRPr="000B122E">
        <w:rPr>
          <w:rFonts w:ascii="Arial" w:hAnsi="Arial" w:cs="Arial"/>
        </w:rPr>
        <w:t xml:space="preserve"> criteria if </w:t>
      </w:r>
      <w:r w:rsidRPr="000B122E">
        <w:rPr>
          <w:rFonts w:ascii="Arial" w:hAnsi="Arial" w:cs="Arial"/>
          <w:b/>
          <w:bCs/>
        </w:rPr>
        <w:t>both</w:t>
      </w:r>
      <w:r w:rsidRPr="000B122E">
        <w:rPr>
          <w:rFonts w:ascii="Arial" w:hAnsi="Arial" w:cs="Arial"/>
        </w:rPr>
        <w:t xml:space="preserve"> of the following are true:</w:t>
      </w:r>
    </w:p>
    <w:p w14:paraId="74FF6CEF" w14:textId="77777777" w:rsidR="000B122E" w:rsidRPr="000B122E" w:rsidRDefault="000B122E" w:rsidP="00F742D1">
      <w:pPr>
        <w:numPr>
          <w:ilvl w:val="0"/>
          <w:numId w:val="8"/>
        </w:numPr>
        <w:spacing w:after="0" w:line="240" w:lineRule="auto"/>
        <w:rPr>
          <w:rFonts w:ascii="Arial" w:hAnsi="Arial" w:cs="Arial"/>
        </w:rPr>
      </w:pPr>
      <w:r w:rsidRPr="000B122E">
        <w:rPr>
          <w:rFonts w:ascii="Arial" w:hAnsi="Arial" w:cs="Arial"/>
          <w:b/>
          <w:bCs/>
        </w:rPr>
        <w:t>Blood culture obtained</w:t>
      </w:r>
      <w:r w:rsidRPr="000B122E">
        <w:rPr>
          <w:rFonts w:ascii="Arial" w:hAnsi="Arial" w:cs="Arial"/>
        </w:rPr>
        <w:t xml:space="preserve"> OR infection/sepsis listed as the principal hospital diagnosis</w:t>
      </w:r>
    </w:p>
    <w:p w14:paraId="06030670" w14:textId="77777777" w:rsidR="000B122E" w:rsidRPr="000B122E" w:rsidRDefault="000B122E" w:rsidP="00F742D1">
      <w:pPr>
        <w:numPr>
          <w:ilvl w:val="0"/>
          <w:numId w:val="8"/>
        </w:numPr>
        <w:spacing w:after="0" w:line="240" w:lineRule="auto"/>
        <w:rPr>
          <w:rFonts w:ascii="Arial" w:hAnsi="Arial" w:cs="Arial"/>
        </w:rPr>
      </w:pPr>
      <w:r w:rsidRPr="000B122E">
        <w:rPr>
          <w:rFonts w:ascii="Arial" w:hAnsi="Arial" w:cs="Arial"/>
          <w:b/>
          <w:bCs/>
        </w:rPr>
        <w:t>≥4 Qualifying Antibiotic Days (QADs)</w:t>
      </w:r>
      <w:r w:rsidRPr="000B122E">
        <w:rPr>
          <w:rFonts w:ascii="Arial" w:hAnsi="Arial" w:cs="Arial"/>
        </w:rPr>
        <w:t>, with the first QAD occurring within the infection window</w:t>
      </w:r>
    </w:p>
    <w:p w14:paraId="7914D04D" w14:textId="77777777" w:rsidR="000B122E" w:rsidRDefault="000B122E" w:rsidP="000B122E">
      <w:pPr>
        <w:spacing w:after="0" w:line="240" w:lineRule="auto"/>
        <w:rPr>
          <w:rFonts w:ascii="Arial" w:hAnsi="Arial" w:cs="Arial"/>
          <w:b/>
          <w:bCs/>
        </w:rPr>
      </w:pPr>
    </w:p>
    <w:p w14:paraId="701BB4CA" w14:textId="1BD9EDA8" w:rsidR="000B122E" w:rsidRPr="00731EE2" w:rsidRDefault="00731EE2" w:rsidP="000B122E">
      <w:pPr>
        <w:spacing w:after="0" w:line="240" w:lineRule="auto"/>
        <w:rPr>
          <w:rFonts w:ascii="Arial" w:hAnsi="Arial" w:cs="Arial"/>
          <w:b/>
          <w:bCs/>
          <w:i/>
          <w:iCs/>
        </w:rPr>
      </w:pPr>
      <w:r w:rsidRPr="00731EE2">
        <w:rPr>
          <w:rFonts w:ascii="Arial" w:hAnsi="Arial" w:cs="Arial"/>
          <w:b/>
          <w:bCs/>
          <w:i/>
          <w:iCs/>
        </w:rPr>
        <w:t xml:space="preserve">Infection-Related </w:t>
      </w:r>
      <w:r w:rsidR="000B122E" w:rsidRPr="00731EE2">
        <w:rPr>
          <w:rFonts w:ascii="Arial" w:hAnsi="Arial" w:cs="Arial"/>
          <w:b/>
          <w:bCs/>
          <w:i/>
          <w:iCs/>
        </w:rPr>
        <w:t>Definitions:</w:t>
      </w:r>
    </w:p>
    <w:p w14:paraId="3D1AA2AC" w14:textId="5B8E31AE" w:rsidR="000B122E" w:rsidRPr="000B122E" w:rsidRDefault="000B122E" w:rsidP="4E0CB59E">
      <w:pPr>
        <w:spacing w:after="0" w:line="240" w:lineRule="auto"/>
        <w:rPr>
          <w:rFonts w:ascii="Arial" w:hAnsi="Arial" w:cs="Arial"/>
          <w:b/>
          <w:bCs/>
          <w:highlight w:val="yellow"/>
        </w:rPr>
      </w:pPr>
      <w:r w:rsidRPr="4E0CB59E">
        <w:rPr>
          <w:rFonts w:ascii="Arial" w:hAnsi="Arial" w:cs="Arial"/>
          <w:b/>
          <w:bCs/>
          <w:highlight w:val="yellow"/>
        </w:rPr>
        <w:t>1.1 Infection Anchor Date</w:t>
      </w:r>
    </w:p>
    <w:p w14:paraId="41DF6BDD" w14:textId="77777777" w:rsidR="000B122E" w:rsidRPr="000B122E" w:rsidRDefault="000B122E" w:rsidP="4E0CB59E">
      <w:pPr>
        <w:numPr>
          <w:ilvl w:val="0"/>
          <w:numId w:val="9"/>
        </w:numPr>
        <w:spacing w:after="0" w:line="240" w:lineRule="auto"/>
        <w:rPr>
          <w:rFonts w:ascii="Arial" w:hAnsi="Arial" w:cs="Arial"/>
          <w:highlight w:val="yellow"/>
        </w:rPr>
      </w:pPr>
      <w:r w:rsidRPr="3B146FD8">
        <w:rPr>
          <w:rFonts w:ascii="Arial" w:hAnsi="Arial" w:cs="Arial"/>
          <w:highlight w:val="yellow"/>
        </w:rPr>
        <w:t xml:space="preserve">Date of blood culture, </w:t>
      </w:r>
      <w:r w:rsidRPr="3B146FD8">
        <w:rPr>
          <w:rFonts w:ascii="Arial" w:hAnsi="Arial" w:cs="Arial"/>
          <w:b/>
          <w:bCs/>
          <w:highlight w:val="yellow"/>
        </w:rPr>
        <w:t>OR</w:t>
      </w:r>
    </w:p>
    <w:p w14:paraId="3339CCC9" w14:textId="77777777" w:rsidR="000B122E" w:rsidRPr="000B122E" w:rsidRDefault="000B122E" w:rsidP="4E0CB59E">
      <w:pPr>
        <w:numPr>
          <w:ilvl w:val="0"/>
          <w:numId w:val="9"/>
        </w:numPr>
        <w:spacing w:after="0" w:line="240" w:lineRule="auto"/>
        <w:rPr>
          <w:rFonts w:ascii="Arial" w:hAnsi="Arial" w:cs="Arial"/>
          <w:highlight w:val="yellow"/>
        </w:rPr>
      </w:pPr>
      <w:r w:rsidRPr="4E0CB59E">
        <w:rPr>
          <w:rFonts w:ascii="Arial" w:hAnsi="Arial" w:cs="Arial"/>
          <w:highlight w:val="yellow"/>
        </w:rPr>
        <w:t>Hospital day 1 (</w:t>
      </w:r>
      <w:r w:rsidRPr="4E0CB59E">
        <w:rPr>
          <w:rFonts w:ascii="Arial" w:hAnsi="Arial" w:cs="Arial"/>
          <w:i/>
          <w:iCs/>
          <w:highlight w:val="yellow"/>
        </w:rPr>
        <w:t>day 1 = day of hospital arrival</w:t>
      </w:r>
      <w:r w:rsidRPr="4E0CB59E">
        <w:rPr>
          <w:rFonts w:ascii="Arial" w:hAnsi="Arial" w:cs="Arial"/>
          <w:highlight w:val="yellow"/>
        </w:rPr>
        <w:t>) if infection/sepsis is the principal diagnosis and no blood culture drawn by day 3</w:t>
      </w:r>
    </w:p>
    <w:p w14:paraId="70FC0016" w14:textId="604E4887" w:rsidR="000B122E" w:rsidRDefault="000B122E" w:rsidP="4E0CB59E">
      <w:pPr>
        <w:numPr>
          <w:ilvl w:val="0"/>
          <w:numId w:val="9"/>
        </w:numPr>
        <w:spacing w:after="0" w:line="240" w:lineRule="auto"/>
        <w:rPr>
          <w:rFonts w:ascii="Arial" w:hAnsi="Arial" w:cs="Arial"/>
          <w:highlight w:val="yellow"/>
        </w:rPr>
      </w:pPr>
      <w:r w:rsidRPr="3B146FD8">
        <w:rPr>
          <w:rFonts w:ascii="Arial" w:hAnsi="Arial" w:cs="Arial"/>
          <w:highlight w:val="yellow"/>
        </w:rPr>
        <w:t>Patients may have multiple anchor dates; the algorithm applies a rolling ±1 day infection window for each</w:t>
      </w:r>
    </w:p>
    <w:p w14:paraId="579B9B7F" w14:textId="6992B016" w:rsidR="00B2375D" w:rsidRPr="000B122E" w:rsidDel="007D3B35" w:rsidRDefault="00B2375D" w:rsidP="00845776">
      <w:pPr>
        <w:spacing w:after="0" w:line="240" w:lineRule="auto"/>
        <w:ind w:left="360"/>
        <w:rPr>
          <w:rFonts w:ascii="Arial" w:hAnsi="Arial" w:cs="Arial"/>
          <w:highlight w:val="yellow"/>
        </w:rPr>
        <w:pPrChange w:id="0" w:author="McKenna, Caroline S." w:date="2025-09-08T13:31:00Z" w16du:dateUtc="2025-09-08T17:31:00Z">
          <w:pPr>
            <w:numPr>
              <w:numId w:val="9"/>
            </w:numPr>
            <w:tabs>
              <w:tab w:val="num" w:pos="360"/>
            </w:tabs>
            <w:spacing w:after="0" w:line="240" w:lineRule="auto"/>
            <w:ind w:left="360" w:hanging="360"/>
          </w:pPr>
        </w:pPrChange>
      </w:pPr>
    </w:p>
    <w:p w14:paraId="34DA13AF" w14:textId="77777777" w:rsidR="000B122E" w:rsidRDefault="000B122E" w:rsidP="4E0CB59E">
      <w:pPr>
        <w:spacing w:after="0" w:line="240" w:lineRule="auto"/>
        <w:rPr>
          <w:rFonts w:ascii="Arial" w:hAnsi="Arial" w:cs="Arial"/>
          <w:b/>
          <w:bCs/>
          <w:highlight w:val="yellow"/>
        </w:rPr>
      </w:pPr>
    </w:p>
    <w:p w14:paraId="0E9C333F" w14:textId="2E880FFC" w:rsidR="000B122E" w:rsidRPr="000B122E" w:rsidRDefault="000B122E" w:rsidP="4E0CB59E">
      <w:pPr>
        <w:spacing w:after="0" w:line="240" w:lineRule="auto"/>
        <w:rPr>
          <w:rFonts w:ascii="Arial" w:hAnsi="Arial" w:cs="Arial"/>
          <w:b/>
          <w:bCs/>
          <w:highlight w:val="yellow"/>
        </w:rPr>
      </w:pPr>
      <w:r w:rsidRPr="4E0CB59E">
        <w:rPr>
          <w:rFonts w:ascii="Arial" w:hAnsi="Arial" w:cs="Arial"/>
          <w:b/>
          <w:bCs/>
          <w:highlight w:val="yellow"/>
        </w:rPr>
        <w:t>1.2 Infection Window</w:t>
      </w:r>
    </w:p>
    <w:p w14:paraId="1966B70E" w14:textId="77777777" w:rsidR="000B122E" w:rsidRPr="000B122E" w:rsidRDefault="000B122E" w:rsidP="4E0CB59E">
      <w:pPr>
        <w:numPr>
          <w:ilvl w:val="0"/>
          <w:numId w:val="10"/>
        </w:numPr>
        <w:tabs>
          <w:tab w:val="num" w:pos="720"/>
        </w:tabs>
        <w:spacing w:after="0" w:line="240" w:lineRule="auto"/>
        <w:rPr>
          <w:rFonts w:ascii="Arial" w:hAnsi="Arial" w:cs="Arial"/>
          <w:highlight w:val="yellow"/>
        </w:rPr>
      </w:pPr>
      <w:r w:rsidRPr="4E0CB59E">
        <w:rPr>
          <w:rFonts w:ascii="Arial" w:hAnsi="Arial" w:cs="Arial"/>
          <w:highlight w:val="yellow"/>
        </w:rPr>
        <w:t>±1 calendar day period around the infection anchor date</w:t>
      </w:r>
    </w:p>
    <w:p w14:paraId="676FB191" w14:textId="77777777" w:rsidR="003E6549" w:rsidRDefault="003E6549" w:rsidP="000B122E">
      <w:pPr>
        <w:spacing w:after="0" w:line="240" w:lineRule="auto"/>
        <w:rPr>
          <w:rFonts w:ascii="Arial" w:hAnsi="Arial" w:cs="Arial"/>
          <w:b/>
          <w:bCs/>
        </w:rPr>
      </w:pPr>
    </w:p>
    <w:p w14:paraId="14894C49" w14:textId="446FC69B" w:rsidR="000B122E" w:rsidRPr="000B122E" w:rsidRDefault="000B122E" w:rsidP="000B122E">
      <w:pPr>
        <w:spacing w:after="0" w:line="240" w:lineRule="auto"/>
        <w:rPr>
          <w:rFonts w:ascii="Arial" w:hAnsi="Arial" w:cs="Arial"/>
          <w:b/>
          <w:bCs/>
        </w:rPr>
      </w:pPr>
      <w:r w:rsidRPr="3B146FD8">
        <w:rPr>
          <w:rFonts w:ascii="Arial" w:hAnsi="Arial" w:cs="Arial"/>
          <w:b/>
          <w:bCs/>
        </w:rPr>
        <w:t xml:space="preserve">1.3 </w:t>
      </w:r>
      <w:r w:rsidR="001B0840" w:rsidRPr="3B146FD8">
        <w:rPr>
          <w:rFonts w:ascii="Arial" w:hAnsi="Arial" w:cs="Arial"/>
          <w:b/>
          <w:bCs/>
        </w:rPr>
        <w:t xml:space="preserve">≥4 </w:t>
      </w:r>
      <w:r w:rsidRPr="3B146FD8">
        <w:rPr>
          <w:rFonts w:ascii="Arial" w:hAnsi="Arial" w:cs="Arial"/>
          <w:b/>
          <w:bCs/>
        </w:rPr>
        <w:t>Qualifying Antibiotic Days (QADs)</w:t>
      </w:r>
    </w:p>
    <w:p w14:paraId="724048D6" w14:textId="127708C1" w:rsidR="000B122E" w:rsidRPr="000B122E" w:rsidRDefault="000B122E" w:rsidP="00F742D1">
      <w:pPr>
        <w:numPr>
          <w:ilvl w:val="0"/>
          <w:numId w:val="11"/>
        </w:numPr>
        <w:tabs>
          <w:tab w:val="num" w:pos="720"/>
        </w:tabs>
        <w:spacing w:after="0" w:line="240" w:lineRule="auto"/>
        <w:rPr>
          <w:rFonts w:ascii="Arial" w:hAnsi="Arial" w:cs="Arial"/>
        </w:rPr>
      </w:pPr>
      <w:r w:rsidRPr="000B122E">
        <w:rPr>
          <w:rFonts w:ascii="Arial" w:hAnsi="Arial" w:cs="Arial"/>
        </w:rPr>
        <w:t xml:space="preserve">Begin with first </w:t>
      </w:r>
      <w:r w:rsidRPr="000B122E">
        <w:rPr>
          <w:rFonts w:ascii="Arial" w:hAnsi="Arial" w:cs="Arial"/>
          <w:b/>
          <w:bCs/>
        </w:rPr>
        <w:t>“new”</w:t>
      </w:r>
      <w:r w:rsidRPr="000B122E">
        <w:rPr>
          <w:rFonts w:ascii="Arial" w:hAnsi="Arial" w:cs="Arial"/>
        </w:rPr>
        <w:t xml:space="preserve"> antibiotic</w:t>
      </w:r>
      <w:r w:rsidR="003E6549">
        <w:rPr>
          <w:rFonts w:ascii="Arial" w:hAnsi="Arial" w:cs="Arial"/>
        </w:rPr>
        <w:t xml:space="preserve"> (not given within the prior 2 calendar days)</w:t>
      </w:r>
      <w:r w:rsidRPr="000B122E">
        <w:rPr>
          <w:rFonts w:ascii="Arial" w:hAnsi="Arial" w:cs="Arial"/>
        </w:rPr>
        <w:t xml:space="preserve"> within infection window</w:t>
      </w:r>
    </w:p>
    <w:p w14:paraId="27371C0D" w14:textId="0FB71BD8" w:rsidR="000B122E" w:rsidRPr="000B122E" w:rsidRDefault="000B122E" w:rsidP="00F742D1">
      <w:pPr>
        <w:numPr>
          <w:ilvl w:val="0"/>
          <w:numId w:val="11"/>
        </w:numPr>
        <w:tabs>
          <w:tab w:val="num" w:pos="720"/>
        </w:tabs>
        <w:spacing w:after="0" w:line="240" w:lineRule="auto"/>
        <w:rPr>
          <w:rFonts w:ascii="Arial" w:hAnsi="Arial" w:cs="Arial"/>
        </w:rPr>
      </w:pPr>
      <w:r w:rsidRPr="000B122E">
        <w:rPr>
          <w:rFonts w:ascii="Arial" w:hAnsi="Arial" w:cs="Arial"/>
        </w:rPr>
        <w:t xml:space="preserve">At least one QAD in </w:t>
      </w:r>
      <w:r w:rsidR="003E6549">
        <w:rPr>
          <w:rFonts w:ascii="Arial" w:hAnsi="Arial" w:cs="Arial"/>
        </w:rPr>
        <w:t xml:space="preserve">the infection </w:t>
      </w:r>
      <w:r w:rsidRPr="000B122E">
        <w:rPr>
          <w:rFonts w:ascii="Arial" w:hAnsi="Arial" w:cs="Arial"/>
        </w:rPr>
        <w:t xml:space="preserve">window must be a new </w:t>
      </w:r>
      <w:r w:rsidRPr="000B122E">
        <w:rPr>
          <w:rFonts w:ascii="Arial" w:hAnsi="Arial" w:cs="Arial"/>
          <w:b/>
          <w:bCs/>
        </w:rPr>
        <w:t>parenteral</w:t>
      </w:r>
      <w:r w:rsidRPr="000B122E">
        <w:rPr>
          <w:rFonts w:ascii="Arial" w:hAnsi="Arial" w:cs="Arial"/>
        </w:rPr>
        <w:t xml:space="preserve"> agent (IV, IM, IO)</w:t>
      </w:r>
    </w:p>
    <w:p w14:paraId="083BDE31" w14:textId="77777777" w:rsidR="000B122E" w:rsidRDefault="000B122E" w:rsidP="00F742D1">
      <w:pPr>
        <w:numPr>
          <w:ilvl w:val="0"/>
          <w:numId w:val="11"/>
        </w:numPr>
        <w:tabs>
          <w:tab w:val="num" w:pos="720"/>
        </w:tabs>
        <w:spacing w:after="0" w:line="240" w:lineRule="auto"/>
        <w:rPr>
          <w:ins w:id="1" w:author="McKenna, Caroline S." w:date="2025-09-08T13:32:00Z" w16du:dateUtc="2025-09-08T17:32:00Z"/>
          <w:rFonts w:ascii="Arial" w:hAnsi="Arial" w:cs="Arial"/>
        </w:rPr>
      </w:pPr>
      <w:r w:rsidRPr="000B122E">
        <w:rPr>
          <w:rFonts w:ascii="Arial" w:hAnsi="Arial" w:cs="Arial"/>
        </w:rPr>
        <w:t>Subsequent QADs may be different antibiotics if first dose is “new”</w:t>
      </w:r>
    </w:p>
    <w:p w14:paraId="42EA5481" w14:textId="0F0E7E0E" w:rsidR="00845776" w:rsidRPr="000B122E" w:rsidRDefault="00845776" w:rsidP="00F742D1">
      <w:pPr>
        <w:numPr>
          <w:ilvl w:val="0"/>
          <w:numId w:val="11"/>
        </w:numPr>
        <w:tabs>
          <w:tab w:val="num" w:pos="720"/>
        </w:tabs>
        <w:spacing w:after="0" w:line="240" w:lineRule="auto"/>
        <w:rPr>
          <w:rFonts w:ascii="Arial" w:hAnsi="Arial" w:cs="Arial"/>
        </w:rPr>
      </w:pPr>
      <w:ins w:id="2" w:author="McKenna, Caroline S." w:date="2025-09-08T13:32:00Z" w16du:dateUtc="2025-09-08T17:32:00Z">
        <w:r w:rsidRPr="00845776">
          <w:rPr>
            <w:rFonts w:ascii="Arial" w:hAnsi="Arial" w:cs="Arial"/>
          </w:rPr>
          <w:t>Antibiotics administered before the index “new” start do not count toward QADs. They only contribute if/when they later become “new” (i.e., there has been a ≥2-day gap since the last dose of that same antibiotic).</w:t>
        </w:r>
      </w:ins>
    </w:p>
    <w:p w14:paraId="7BC7AB81" w14:textId="77777777" w:rsidR="000B122E" w:rsidRDefault="000B122E" w:rsidP="00F742D1">
      <w:pPr>
        <w:numPr>
          <w:ilvl w:val="0"/>
          <w:numId w:val="11"/>
        </w:numPr>
        <w:tabs>
          <w:tab w:val="num" w:pos="720"/>
        </w:tabs>
        <w:spacing w:after="0" w:line="240" w:lineRule="auto"/>
        <w:rPr>
          <w:ins w:id="3" w:author="McKenna, Caroline S." w:date="2025-09-08T13:43:00Z" w16du:dateUtc="2025-09-08T17:43:00Z"/>
          <w:rFonts w:ascii="Arial" w:hAnsi="Arial" w:cs="Arial"/>
        </w:rPr>
      </w:pPr>
      <w:r w:rsidRPr="000B122E">
        <w:rPr>
          <w:rFonts w:ascii="Arial" w:hAnsi="Arial" w:cs="Arial"/>
        </w:rPr>
        <w:t>≤1-day gap between doses of the same antibiotic still counts as continuous QADs</w:t>
      </w:r>
    </w:p>
    <w:p w14:paraId="470C780E" w14:textId="77777777" w:rsidR="00360BBD" w:rsidRPr="00360BBD" w:rsidRDefault="00360BBD" w:rsidP="00360BBD">
      <w:pPr>
        <w:numPr>
          <w:ilvl w:val="0"/>
          <w:numId w:val="11"/>
        </w:numPr>
        <w:spacing w:after="0" w:line="240" w:lineRule="auto"/>
        <w:rPr>
          <w:ins w:id="4" w:author="McKenna, Caroline S." w:date="2025-09-08T13:43:00Z" w16du:dateUtc="2025-09-08T17:43:00Z"/>
          <w:rFonts w:ascii="Arial" w:hAnsi="Arial" w:cs="Arial"/>
        </w:rPr>
      </w:pPr>
      <w:ins w:id="5" w:author="McKenna, Caroline S." w:date="2025-09-08T13:43:00Z" w16du:dateUtc="2025-09-08T17:43:00Z">
        <w:r w:rsidRPr="00360BBD">
          <w:rPr>
            <w:rFonts w:ascii="Arial" w:hAnsi="Arial" w:cs="Arial"/>
          </w:rPr>
          <w:t>Medication identity (for “same”/“new”/bridging):</w:t>
        </w:r>
      </w:ins>
    </w:p>
    <w:p w14:paraId="446691AC" w14:textId="77777777" w:rsidR="00360BBD" w:rsidRPr="00360BBD" w:rsidRDefault="00360BBD" w:rsidP="00360BBD">
      <w:pPr>
        <w:numPr>
          <w:ilvl w:val="1"/>
          <w:numId w:val="11"/>
        </w:numPr>
        <w:spacing w:after="0" w:line="240" w:lineRule="auto"/>
        <w:rPr>
          <w:ins w:id="6" w:author="McKenna, Caroline S." w:date="2025-09-08T13:43:00Z" w16du:dateUtc="2025-09-08T17:43:00Z"/>
          <w:rFonts w:ascii="Arial" w:hAnsi="Arial" w:cs="Arial"/>
        </w:rPr>
        <w:pPrChange w:id="7" w:author="McKenna, Caroline S." w:date="2025-09-08T13:43:00Z" w16du:dateUtc="2025-09-08T17:43:00Z">
          <w:pPr>
            <w:numPr>
              <w:numId w:val="11"/>
            </w:numPr>
            <w:tabs>
              <w:tab w:val="num" w:pos="360"/>
            </w:tabs>
            <w:spacing w:after="0" w:line="240" w:lineRule="auto"/>
            <w:ind w:left="360" w:hanging="360"/>
          </w:pPr>
        </w:pPrChange>
      </w:pPr>
      <w:ins w:id="8" w:author="McKenna, Caroline S." w:date="2025-09-08T13:43:00Z" w16du:dateUtc="2025-09-08T17:43:00Z">
        <w:r w:rsidRPr="00360BBD">
          <w:rPr>
            <w:rFonts w:ascii="Arial" w:hAnsi="Arial" w:cs="Arial"/>
          </w:rPr>
          <w:t>For all antibiotics except vancomycin, “same antibiotic” is determined by drug name only (route-agnostic). Route changes (IV↔PO↔IM) do not make it a different antibiotic.</w:t>
        </w:r>
      </w:ins>
    </w:p>
    <w:p w14:paraId="3C69291E" w14:textId="09BE2A57" w:rsidR="00360BBD" w:rsidRPr="00360BBD" w:rsidRDefault="00360BBD" w:rsidP="00360BBD">
      <w:pPr>
        <w:numPr>
          <w:ilvl w:val="1"/>
          <w:numId w:val="11"/>
        </w:numPr>
        <w:spacing w:after="0" w:line="240" w:lineRule="auto"/>
        <w:rPr>
          <w:rFonts w:ascii="Arial" w:hAnsi="Arial" w:cs="Arial"/>
        </w:rPr>
        <w:pPrChange w:id="9" w:author="McKenna, Caroline S." w:date="2025-09-08T13:44:00Z" w16du:dateUtc="2025-09-08T17:44:00Z">
          <w:pPr>
            <w:numPr>
              <w:numId w:val="11"/>
            </w:numPr>
            <w:tabs>
              <w:tab w:val="num" w:pos="360"/>
              <w:tab w:val="num" w:pos="720"/>
            </w:tabs>
            <w:spacing w:after="0" w:line="240" w:lineRule="auto"/>
            <w:ind w:left="360" w:hanging="360"/>
          </w:pPr>
        </w:pPrChange>
      </w:pPr>
      <w:ins w:id="10" w:author="McKenna, Caroline S." w:date="2025-09-08T13:43:00Z" w16du:dateUtc="2025-09-08T17:43:00Z">
        <w:r w:rsidRPr="00360BBD">
          <w:rPr>
            <w:rFonts w:ascii="Arial" w:hAnsi="Arial" w:cs="Arial"/>
          </w:rPr>
          <w:lastRenderedPageBreak/>
          <w:t xml:space="preserve">Vancomycin is </w:t>
        </w:r>
        <w:proofErr w:type="gramStart"/>
        <w:r w:rsidRPr="00360BBD">
          <w:rPr>
            <w:rFonts w:ascii="Arial" w:hAnsi="Arial" w:cs="Arial"/>
          </w:rPr>
          <w:t>route-specific</w:t>
        </w:r>
        <w:proofErr w:type="gramEnd"/>
        <w:r w:rsidRPr="00360BBD">
          <w:rPr>
            <w:rFonts w:ascii="Arial" w:hAnsi="Arial" w:cs="Arial"/>
          </w:rPr>
          <w:t>. Treat VANCOMYCIN-IV and VANCOMYCIN-PO as distinct antibiotics for “newness” and bridging. A PO dose does not continue or bridge an IV vancomycin streak, and vice versa. (IM</w:t>
        </w:r>
      </w:ins>
      <w:ins w:id="11" w:author="McKenna, Caroline S." w:date="2025-09-08T13:45:00Z" w16du:dateUtc="2025-09-08T17:45:00Z">
        <w:r>
          <w:rPr>
            <w:rFonts w:ascii="Arial" w:hAnsi="Arial" w:cs="Arial"/>
          </w:rPr>
          <w:t>/IO</w:t>
        </w:r>
      </w:ins>
      <w:ins w:id="12" w:author="McKenna, Caroline S." w:date="2025-09-08T13:43:00Z" w16du:dateUtc="2025-09-08T17:43:00Z">
        <w:r w:rsidRPr="00360BBD">
          <w:rPr>
            <w:rFonts w:ascii="Arial" w:hAnsi="Arial" w:cs="Arial"/>
          </w:rPr>
          <w:t xml:space="preserve"> vancomycin is treated as IV for this determination.)</w:t>
        </w:r>
      </w:ins>
    </w:p>
    <w:p w14:paraId="33187AC7" w14:textId="77777777" w:rsidR="00916C77" w:rsidRDefault="000B122E" w:rsidP="00F742D1">
      <w:pPr>
        <w:numPr>
          <w:ilvl w:val="0"/>
          <w:numId w:val="11"/>
        </w:numPr>
        <w:tabs>
          <w:tab w:val="num" w:pos="720"/>
        </w:tabs>
        <w:spacing w:after="0" w:line="240" w:lineRule="auto"/>
        <w:rPr>
          <w:rFonts w:ascii="Arial" w:hAnsi="Arial" w:cs="Arial"/>
        </w:rPr>
      </w:pPr>
      <w:r w:rsidRPr="3B146FD8">
        <w:rPr>
          <w:rFonts w:ascii="Arial" w:hAnsi="Arial" w:cs="Arial"/>
          <w:b/>
          <w:bCs/>
        </w:rPr>
        <w:t xml:space="preserve">See Appendix </w:t>
      </w:r>
      <w:r w:rsidR="00916C77" w:rsidRPr="3B146FD8">
        <w:rPr>
          <w:rFonts w:ascii="Arial" w:hAnsi="Arial" w:cs="Arial"/>
          <w:b/>
          <w:bCs/>
        </w:rPr>
        <w:t>A</w:t>
      </w:r>
      <w:r w:rsidR="00916C77" w:rsidRPr="3B146FD8">
        <w:rPr>
          <w:rFonts w:ascii="Arial" w:hAnsi="Arial" w:cs="Arial"/>
        </w:rPr>
        <w:t xml:space="preserve"> </w:t>
      </w:r>
      <w:r w:rsidRPr="3B146FD8">
        <w:rPr>
          <w:rFonts w:ascii="Arial" w:hAnsi="Arial" w:cs="Arial"/>
        </w:rPr>
        <w:t xml:space="preserve">for </w:t>
      </w:r>
      <w:r w:rsidR="003E6549" w:rsidRPr="3B146FD8">
        <w:rPr>
          <w:rFonts w:ascii="Arial" w:hAnsi="Arial" w:cs="Arial"/>
        </w:rPr>
        <w:t xml:space="preserve">list of </w:t>
      </w:r>
      <w:r w:rsidRPr="3B146FD8">
        <w:rPr>
          <w:rFonts w:ascii="Arial" w:hAnsi="Arial" w:cs="Arial"/>
        </w:rPr>
        <w:t>qualifying antimicrobials</w:t>
      </w:r>
    </w:p>
    <w:p w14:paraId="6F4B4F1C" w14:textId="10E8191F" w:rsidR="000B122E" w:rsidRPr="000B122E" w:rsidRDefault="000B122E" w:rsidP="00F742D1">
      <w:pPr>
        <w:numPr>
          <w:ilvl w:val="0"/>
          <w:numId w:val="11"/>
        </w:numPr>
        <w:tabs>
          <w:tab w:val="num" w:pos="720"/>
        </w:tabs>
        <w:spacing w:after="0" w:line="240" w:lineRule="auto"/>
        <w:rPr>
          <w:rFonts w:ascii="Arial" w:hAnsi="Arial" w:cs="Arial"/>
        </w:rPr>
      </w:pPr>
      <w:r w:rsidRPr="000B122E">
        <w:rPr>
          <w:rFonts w:ascii="Arial" w:hAnsi="Arial" w:cs="Arial"/>
          <w:b/>
          <w:bCs/>
        </w:rPr>
        <w:t>Exceptions</w:t>
      </w:r>
      <w:r w:rsidR="003E6549" w:rsidRPr="00916C77">
        <w:rPr>
          <w:rFonts w:ascii="Arial" w:hAnsi="Arial" w:cs="Arial"/>
          <w:b/>
          <w:bCs/>
        </w:rPr>
        <w:t xml:space="preserve"> to ≥4 QAD Requirement</w:t>
      </w:r>
      <w:r w:rsidRPr="000B122E">
        <w:rPr>
          <w:rFonts w:ascii="Arial" w:hAnsi="Arial" w:cs="Arial"/>
          <w:b/>
          <w:bCs/>
        </w:rPr>
        <w:t>:</w:t>
      </w:r>
    </w:p>
    <w:p w14:paraId="3726EA3F" w14:textId="1D098C55" w:rsidR="000B122E" w:rsidRPr="000B122E" w:rsidRDefault="000B122E" w:rsidP="00F742D1">
      <w:pPr>
        <w:numPr>
          <w:ilvl w:val="0"/>
          <w:numId w:val="32"/>
        </w:numPr>
        <w:spacing w:after="0" w:line="240" w:lineRule="auto"/>
        <w:rPr>
          <w:rFonts w:ascii="Arial" w:hAnsi="Arial" w:cs="Arial"/>
        </w:rPr>
      </w:pPr>
      <w:r w:rsidRPr="000B122E">
        <w:rPr>
          <w:rFonts w:ascii="Arial" w:hAnsi="Arial" w:cs="Arial"/>
        </w:rPr>
        <w:t xml:space="preserve">&lt;4 QADs allowed if antibiotics continued up to ≤1 day before death, hospice, </w:t>
      </w:r>
      <w:r w:rsidR="001B0840">
        <w:rPr>
          <w:rFonts w:ascii="Arial" w:hAnsi="Arial" w:cs="Arial"/>
        </w:rPr>
        <w:t xml:space="preserve">transition to </w:t>
      </w:r>
      <w:r w:rsidRPr="000B122E">
        <w:rPr>
          <w:rFonts w:ascii="Arial" w:hAnsi="Arial" w:cs="Arial"/>
        </w:rPr>
        <w:t>comfort measures, or transfer to another acute care hospital</w:t>
      </w:r>
    </w:p>
    <w:p w14:paraId="6AF53D23" w14:textId="4175D3FE" w:rsidR="000B122E" w:rsidRDefault="000B122E" w:rsidP="00F742D1">
      <w:pPr>
        <w:numPr>
          <w:ilvl w:val="0"/>
          <w:numId w:val="32"/>
        </w:numPr>
        <w:spacing w:after="0" w:line="240" w:lineRule="auto"/>
        <w:rPr>
          <w:rFonts w:ascii="Arial" w:hAnsi="Arial" w:cs="Arial"/>
        </w:rPr>
      </w:pPr>
      <w:r w:rsidRPr="3B146FD8">
        <w:rPr>
          <w:rFonts w:ascii="Arial" w:hAnsi="Arial" w:cs="Arial"/>
          <w:i/>
          <w:iCs/>
        </w:rPr>
        <w:t xml:space="preserve">Community-onset </w:t>
      </w:r>
      <w:r w:rsidR="00731EE2" w:rsidRPr="3B146FD8">
        <w:rPr>
          <w:rFonts w:ascii="Arial" w:hAnsi="Arial" w:cs="Arial"/>
          <w:i/>
          <w:iCs/>
        </w:rPr>
        <w:t xml:space="preserve">infection </w:t>
      </w:r>
      <w:r w:rsidRPr="3B146FD8">
        <w:rPr>
          <w:rFonts w:ascii="Arial" w:hAnsi="Arial" w:cs="Arial"/>
          <w:i/>
          <w:iCs/>
        </w:rPr>
        <w:t>only</w:t>
      </w:r>
      <w:r w:rsidRPr="3B146FD8">
        <w:rPr>
          <w:rFonts w:ascii="Arial" w:hAnsi="Arial" w:cs="Arial"/>
        </w:rPr>
        <w:t>: 3 QADs allowed if discharged alive</w:t>
      </w:r>
      <w:r w:rsidR="00916C77" w:rsidRPr="3B146FD8">
        <w:rPr>
          <w:rFonts w:ascii="Arial" w:hAnsi="Arial" w:cs="Arial"/>
        </w:rPr>
        <w:t xml:space="preserve"> </w:t>
      </w:r>
      <w:r w:rsidRPr="3B146FD8">
        <w:rPr>
          <w:rFonts w:ascii="Arial" w:hAnsi="Arial" w:cs="Arial"/>
        </w:rPr>
        <w:t xml:space="preserve">on 3rd QAD and both blood culture </w:t>
      </w:r>
      <w:r w:rsidR="00203515" w:rsidRPr="3B146FD8">
        <w:rPr>
          <w:rFonts w:ascii="Arial" w:hAnsi="Arial" w:cs="Arial"/>
        </w:rPr>
        <w:t>and</w:t>
      </w:r>
      <w:r w:rsidRPr="3B146FD8">
        <w:rPr>
          <w:rFonts w:ascii="Arial" w:hAnsi="Arial" w:cs="Arial"/>
        </w:rPr>
        <w:t xml:space="preserve"> principal diagnosis present</w:t>
      </w:r>
      <w:r w:rsidR="00D95D32" w:rsidRPr="3B146FD8">
        <w:rPr>
          <w:rFonts w:ascii="Arial" w:hAnsi="Arial" w:cs="Arial"/>
        </w:rPr>
        <w:t xml:space="preserve">.  “Discharge alive” includes any discharge disposition other than in-hospital death or hospice discharge. </w:t>
      </w:r>
    </w:p>
    <w:p w14:paraId="63D0D6A1" w14:textId="69FE3F3E" w:rsidR="6F0D3CB1" w:rsidRDefault="6F0D3CB1" w:rsidP="3B146FD8">
      <w:pPr>
        <w:spacing w:after="0" w:line="240" w:lineRule="auto"/>
        <w:rPr>
          <w:rFonts w:ascii="Arial" w:hAnsi="Arial" w:cs="Arial"/>
        </w:rPr>
      </w:pPr>
    </w:p>
    <w:p w14:paraId="2D01A192" w14:textId="613F1F34" w:rsidR="11C11EAA" w:rsidRDefault="11C11EAA" w:rsidP="6F0D3CB1">
      <w:pPr>
        <w:spacing w:after="0" w:line="240" w:lineRule="auto"/>
        <w:rPr>
          <w:rFonts w:ascii="Arial" w:hAnsi="Arial" w:cs="Arial"/>
          <w:b/>
          <w:bCs/>
        </w:rPr>
      </w:pPr>
      <w:r w:rsidRPr="3B146FD8">
        <w:rPr>
          <w:rFonts w:ascii="Arial" w:hAnsi="Arial" w:cs="Arial"/>
          <w:b/>
          <w:bCs/>
        </w:rPr>
        <w:t>Examples of Infection/4QAD Rule Being Met with &lt;4 Antibiotic Days</w:t>
      </w:r>
    </w:p>
    <w:p w14:paraId="1E1BF85B" w14:textId="680BC86E" w:rsidR="6F0D3CB1" w:rsidRDefault="6F0D3CB1" w:rsidP="6F0D3CB1">
      <w:pPr>
        <w:spacing w:after="0" w:line="240" w:lineRule="auto"/>
        <w:rPr>
          <w:rFonts w:ascii="Arial" w:hAnsi="Arial" w:cs="Arial"/>
        </w:rPr>
      </w:pPr>
    </w:p>
    <w:tbl>
      <w:tblPr>
        <w:tblStyle w:val="ListTable6Colorful"/>
        <w:tblW w:w="0" w:type="auto"/>
        <w:tblLayout w:type="fixed"/>
        <w:tblLook w:val="04A0" w:firstRow="1" w:lastRow="0" w:firstColumn="1" w:lastColumn="0" w:noHBand="0" w:noVBand="1"/>
      </w:tblPr>
      <w:tblGrid>
        <w:gridCol w:w="1883"/>
        <w:gridCol w:w="1537"/>
        <w:gridCol w:w="1537"/>
        <w:gridCol w:w="1589"/>
        <w:gridCol w:w="1589"/>
        <w:gridCol w:w="1342"/>
      </w:tblGrid>
      <w:tr w:rsidR="6F0D3CB1" w14:paraId="7B3FB5C6" w14:textId="77777777" w:rsidTr="3B146FD8">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883" w:type="dxa"/>
            <w:tcBorders>
              <w:top w:val="single" w:sz="8" w:space="0" w:color="000000" w:themeColor="text1"/>
              <w:left w:val="nil"/>
              <w:bottom w:val="single" w:sz="8" w:space="0" w:color="000000" w:themeColor="text1"/>
              <w:right w:val="nil"/>
            </w:tcBorders>
            <w:tcMar>
              <w:left w:w="108" w:type="dxa"/>
              <w:right w:w="108" w:type="dxa"/>
            </w:tcMar>
          </w:tcPr>
          <w:p w14:paraId="685DFCE9" w14:textId="2C8BFB14" w:rsidR="6F0D3CB1" w:rsidRDefault="4278002C" w:rsidP="3B146FD8">
            <w:pPr>
              <w:spacing w:after="160" w:line="257" w:lineRule="auto"/>
              <w:jc w:val="center"/>
              <w:rPr>
                <w:rFonts w:ascii="Aptos" w:eastAsia="Aptos" w:hAnsi="Aptos" w:cs="Aptos"/>
              </w:rPr>
            </w:pPr>
            <w:r w:rsidRPr="3B146FD8">
              <w:rPr>
                <w:rFonts w:ascii="Aptos" w:eastAsia="Aptos" w:hAnsi="Aptos" w:cs="Aptos"/>
              </w:rPr>
              <w:t>Scenario</w:t>
            </w:r>
          </w:p>
        </w:tc>
        <w:tc>
          <w:tcPr>
            <w:tcW w:w="1537" w:type="dxa"/>
            <w:tcBorders>
              <w:top w:val="single" w:sz="8" w:space="0" w:color="000000" w:themeColor="text1"/>
              <w:left w:val="nil"/>
              <w:bottom w:val="single" w:sz="8" w:space="0" w:color="000000" w:themeColor="text1"/>
              <w:right w:val="nil"/>
            </w:tcBorders>
            <w:tcMar>
              <w:left w:w="108" w:type="dxa"/>
              <w:right w:w="108" w:type="dxa"/>
            </w:tcMar>
          </w:tcPr>
          <w:p w14:paraId="47189754" w14:textId="25450CC8" w:rsidR="6F0D3CB1" w:rsidRDefault="4278002C" w:rsidP="3B146FD8">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B146FD8">
              <w:rPr>
                <w:rFonts w:ascii="Aptos" w:eastAsia="Aptos" w:hAnsi="Aptos" w:cs="Aptos"/>
                <w:b w:val="0"/>
                <w:bCs w:val="0"/>
              </w:rPr>
              <w:t>HD 1</w:t>
            </w:r>
          </w:p>
          <w:p w14:paraId="1FDE8E45" w14:textId="6787A32B" w:rsidR="3E8A55EC" w:rsidRDefault="6A8C4B1E" w:rsidP="6F0D3CB1">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B146FD8">
              <w:rPr>
                <w:rFonts w:ascii="Aptos" w:eastAsia="Aptos" w:hAnsi="Aptos" w:cs="Aptos"/>
                <w:b w:val="0"/>
                <w:bCs w:val="0"/>
              </w:rPr>
              <w:t xml:space="preserve">Blood culture </w:t>
            </w:r>
          </w:p>
          <w:p w14:paraId="7A43C6AA" w14:textId="2422B510" w:rsidR="3E8A55EC" w:rsidRDefault="6A8C4B1E" w:rsidP="6F0D3CB1">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B146FD8">
              <w:rPr>
                <w:rFonts w:ascii="Aptos" w:eastAsia="Aptos" w:hAnsi="Aptos" w:cs="Aptos"/>
                <w:b w:val="0"/>
                <w:bCs w:val="0"/>
              </w:rPr>
              <w:t>(Infection Onset)</w:t>
            </w:r>
          </w:p>
        </w:tc>
        <w:tc>
          <w:tcPr>
            <w:tcW w:w="1537" w:type="dxa"/>
            <w:tcBorders>
              <w:top w:val="single" w:sz="8" w:space="0" w:color="000000" w:themeColor="text1"/>
              <w:left w:val="nil"/>
              <w:bottom w:val="single" w:sz="8" w:space="0" w:color="000000" w:themeColor="text1"/>
              <w:right w:val="nil"/>
            </w:tcBorders>
            <w:tcMar>
              <w:left w:w="108" w:type="dxa"/>
              <w:right w:w="108" w:type="dxa"/>
            </w:tcMar>
          </w:tcPr>
          <w:p w14:paraId="1C6CCF51" w14:textId="7A6526E1" w:rsidR="6F0D3CB1" w:rsidRDefault="4278002C" w:rsidP="3B146FD8">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B146FD8">
              <w:rPr>
                <w:rFonts w:ascii="Aptos" w:eastAsia="Aptos" w:hAnsi="Aptos" w:cs="Aptos"/>
                <w:b w:val="0"/>
                <w:bCs w:val="0"/>
              </w:rPr>
              <w:t>HD 2</w:t>
            </w:r>
          </w:p>
        </w:tc>
        <w:tc>
          <w:tcPr>
            <w:tcW w:w="1589" w:type="dxa"/>
            <w:tcBorders>
              <w:top w:val="single" w:sz="8" w:space="0" w:color="000000" w:themeColor="text1"/>
              <w:left w:val="nil"/>
              <w:bottom w:val="single" w:sz="8" w:space="0" w:color="000000" w:themeColor="text1"/>
              <w:right w:val="nil"/>
            </w:tcBorders>
            <w:tcMar>
              <w:left w:w="108" w:type="dxa"/>
              <w:right w:w="108" w:type="dxa"/>
            </w:tcMar>
          </w:tcPr>
          <w:p w14:paraId="3EEBFEC9" w14:textId="622212B4" w:rsidR="6F0D3CB1" w:rsidRDefault="4278002C" w:rsidP="3B146FD8">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B146FD8">
              <w:rPr>
                <w:rFonts w:ascii="Aptos" w:eastAsia="Aptos" w:hAnsi="Aptos" w:cs="Aptos"/>
                <w:b w:val="0"/>
                <w:bCs w:val="0"/>
              </w:rPr>
              <w:t>HD 3</w:t>
            </w:r>
          </w:p>
        </w:tc>
        <w:tc>
          <w:tcPr>
            <w:tcW w:w="1589" w:type="dxa"/>
            <w:tcBorders>
              <w:top w:val="single" w:sz="8" w:space="0" w:color="000000" w:themeColor="text1"/>
              <w:left w:val="nil"/>
              <w:bottom w:val="single" w:sz="8" w:space="0" w:color="000000" w:themeColor="text1"/>
              <w:right w:val="nil"/>
            </w:tcBorders>
            <w:tcMar>
              <w:left w:w="108" w:type="dxa"/>
              <w:right w:w="108" w:type="dxa"/>
            </w:tcMar>
          </w:tcPr>
          <w:p w14:paraId="2CA9863E" w14:textId="0DAAF09A" w:rsidR="6F0D3CB1" w:rsidRDefault="4278002C" w:rsidP="3B146FD8">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B146FD8">
              <w:rPr>
                <w:rFonts w:ascii="Aptos" w:eastAsia="Aptos" w:hAnsi="Aptos" w:cs="Aptos"/>
                <w:b w:val="0"/>
                <w:bCs w:val="0"/>
              </w:rPr>
              <w:t>HD 4</w:t>
            </w:r>
          </w:p>
        </w:tc>
        <w:tc>
          <w:tcPr>
            <w:tcW w:w="1342" w:type="dxa"/>
            <w:tcBorders>
              <w:top w:val="single" w:sz="8" w:space="0" w:color="000000" w:themeColor="text1"/>
              <w:left w:val="nil"/>
              <w:bottom w:val="single" w:sz="8" w:space="0" w:color="000000" w:themeColor="text1"/>
              <w:right w:val="nil"/>
            </w:tcBorders>
            <w:tcMar>
              <w:left w:w="108" w:type="dxa"/>
              <w:right w:w="108" w:type="dxa"/>
            </w:tcMar>
          </w:tcPr>
          <w:p w14:paraId="71B71175" w14:textId="553A16A6" w:rsidR="6F0D3CB1" w:rsidRDefault="4278002C" w:rsidP="3B146FD8">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4QAD Rule Met?</w:t>
            </w:r>
          </w:p>
        </w:tc>
      </w:tr>
      <w:tr w:rsidR="6F0D3CB1" w14:paraId="57474542" w14:textId="77777777" w:rsidTr="3B146FD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883" w:type="dxa"/>
            <w:tcBorders>
              <w:top w:val="single" w:sz="8" w:space="0" w:color="000000" w:themeColor="text1"/>
              <w:left w:val="nil"/>
              <w:bottom w:val="nil"/>
              <w:right w:val="nil"/>
            </w:tcBorders>
            <w:shd w:val="clear" w:color="auto" w:fill="CCCCCC"/>
            <w:tcMar>
              <w:left w:w="108" w:type="dxa"/>
              <w:right w:w="108" w:type="dxa"/>
            </w:tcMar>
          </w:tcPr>
          <w:p w14:paraId="28A4C44D" w14:textId="61648AFE" w:rsidR="6F0D3CB1" w:rsidRDefault="4278002C" w:rsidP="3B146FD8">
            <w:pPr>
              <w:jc w:val="center"/>
              <w:rPr>
                <w:rFonts w:ascii="Aptos" w:eastAsia="Aptos" w:hAnsi="Aptos" w:cs="Aptos"/>
              </w:rPr>
            </w:pPr>
            <w:r w:rsidRPr="3B146FD8">
              <w:rPr>
                <w:rFonts w:ascii="Aptos" w:eastAsia="Aptos" w:hAnsi="Aptos" w:cs="Aptos"/>
              </w:rPr>
              <w:t>Abx end on day of death</w:t>
            </w:r>
          </w:p>
        </w:tc>
        <w:tc>
          <w:tcPr>
            <w:tcW w:w="1537" w:type="dxa"/>
            <w:tcBorders>
              <w:top w:val="single" w:sz="8" w:space="0" w:color="000000" w:themeColor="text1"/>
              <w:left w:val="nil"/>
              <w:bottom w:val="nil"/>
              <w:right w:val="nil"/>
            </w:tcBorders>
            <w:shd w:val="clear" w:color="auto" w:fill="CCCCCC"/>
            <w:tcMar>
              <w:left w:w="108" w:type="dxa"/>
              <w:right w:w="108" w:type="dxa"/>
            </w:tcMar>
          </w:tcPr>
          <w:p w14:paraId="200EF81E" w14:textId="13195063"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1</w:t>
            </w:r>
          </w:p>
        </w:tc>
        <w:tc>
          <w:tcPr>
            <w:tcW w:w="1537" w:type="dxa"/>
            <w:tcBorders>
              <w:top w:val="single" w:sz="8" w:space="0" w:color="000000" w:themeColor="text1"/>
              <w:left w:val="nil"/>
              <w:bottom w:val="nil"/>
              <w:right w:val="nil"/>
            </w:tcBorders>
            <w:shd w:val="clear" w:color="auto" w:fill="CCCCCC"/>
            <w:tcMar>
              <w:left w:w="108" w:type="dxa"/>
              <w:right w:w="108" w:type="dxa"/>
            </w:tcMar>
          </w:tcPr>
          <w:p w14:paraId="1898E33E" w14:textId="03AD2675"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2</w:t>
            </w:r>
          </w:p>
        </w:tc>
        <w:tc>
          <w:tcPr>
            <w:tcW w:w="1589" w:type="dxa"/>
            <w:tcBorders>
              <w:top w:val="single" w:sz="8" w:space="0" w:color="000000" w:themeColor="text1"/>
              <w:left w:val="nil"/>
              <w:bottom w:val="nil"/>
              <w:right w:val="nil"/>
            </w:tcBorders>
            <w:shd w:val="clear" w:color="auto" w:fill="CCCCCC"/>
            <w:tcMar>
              <w:left w:w="108" w:type="dxa"/>
              <w:right w:w="108" w:type="dxa"/>
            </w:tcMar>
          </w:tcPr>
          <w:p w14:paraId="76EBD5DF" w14:textId="100762D1"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3</w:t>
            </w:r>
          </w:p>
          <w:p w14:paraId="1536FA23" w14:textId="07993D1B"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FF0000"/>
              </w:rPr>
            </w:pPr>
            <w:r w:rsidRPr="3B146FD8">
              <w:rPr>
                <w:rFonts w:ascii="Aptos" w:eastAsia="Aptos" w:hAnsi="Aptos" w:cs="Aptos"/>
                <w:color w:val="FF0000"/>
              </w:rPr>
              <w:t>Death</w:t>
            </w:r>
          </w:p>
        </w:tc>
        <w:tc>
          <w:tcPr>
            <w:tcW w:w="1589" w:type="dxa"/>
            <w:tcBorders>
              <w:top w:val="single" w:sz="8" w:space="0" w:color="000000" w:themeColor="text1"/>
              <w:left w:val="nil"/>
              <w:bottom w:val="nil"/>
              <w:right w:val="nil"/>
            </w:tcBorders>
            <w:shd w:val="clear" w:color="auto" w:fill="CCCCCC"/>
            <w:tcMar>
              <w:left w:w="108" w:type="dxa"/>
              <w:right w:w="108" w:type="dxa"/>
            </w:tcMar>
          </w:tcPr>
          <w:p w14:paraId="6510F018" w14:textId="3C16FE63"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 xml:space="preserve"> </w:t>
            </w:r>
          </w:p>
        </w:tc>
        <w:tc>
          <w:tcPr>
            <w:tcW w:w="1342" w:type="dxa"/>
            <w:tcBorders>
              <w:top w:val="single" w:sz="8" w:space="0" w:color="000000" w:themeColor="text1"/>
              <w:left w:val="nil"/>
              <w:bottom w:val="nil"/>
              <w:right w:val="nil"/>
            </w:tcBorders>
            <w:shd w:val="clear" w:color="auto" w:fill="CCCCCC"/>
            <w:tcMar>
              <w:left w:w="108" w:type="dxa"/>
              <w:right w:w="108" w:type="dxa"/>
            </w:tcMar>
          </w:tcPr>
          <w:p w14:paraId="7ECF54ED" w14:textId="4D3B4E37"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Yes</w:t>
            </w:r>
          </w:p>
        </w:tc>
      </w:tr>
      <w:tr w:rsidR="6F0D3CB1" w14:paraId="506D25F8" w14:textId="77777777" w:rsidTr="3B146FD8">
        <w:trPr>
          <w:trHeight w:val="330"/>
        </w:trPr>
        <w:tc>
          <w:tcPr>
            <w:cnfStyle w:val="001000000000" w:firstRow="0" w:lastRow="0" w:firstColumn="1" w:lastColumn="0" w:oddVBand="0" w:evenVBand="0" w:oddHBand="0" w:evenHBand="0" w:firstRowFirstColumn="0" w:firstRowLastColumn="0" w:lastRowFirstColumn="0" w:lastRowLastColumn="0"/>
            <w:tcW w:w="1883" w:type="dxa"/>
            <w:tcBorders>
              <w:top w:val="nil"/>
              <w:left w:val="nil"/>
              <w:bottom w:val="nil"/>
              <w:right w:val="nil"/>
            </w:tcBorders>
            <w:tcMar>
              <w:left w:w="108" w:type="dxa"/>
              <w:right w:w="108" w:type="dxa"/>
            </w:tcMar>
          </w:tcPr>
          <w:p w14:paraId="70D5A7DB" w14:textId="4CA9E854" w:rsidR="6F0D3CB1" w:rsidRDefault="4278002C" w:rsidP="3B146FD8">
            <w:pPr>
              <w:jc w:val="center"/>
              <w:rPr>
                <w:rFonts w:ascii="Aptos" w:eastAsia="Aptos" w:hAnsi="Aptos" w:cs="Aptos"/>
              </w:rPr>
            </w:pPr>
            <w:r w:rsidRPr="3B146FD8">
              <w:rPr>
                <w:rFonts w:ascii="Aptos" w:eastAsia="Aptos" w:hAnsi="Aptos" w:cs="Aptos"/>
              </w:rPr>
              <w:t>Abx end 1 day before death</w:t>
            </w:r>
          </w:p>
        </w:tc>
        <w:tc>
          <w:tcPr>
            <w:tcW w:w="1537" w:type="dxa"/>
            <w:tcBorders>
              <w:top w:val="nil"/>
              <w:left w:val="nil"/>
              <w:bottom w:val="nil"/>
              <w:right w:val="nil"/>
            </w:tcBorders>
            <w:tcMar>
              <w:left w:w="108" w:type="dxa"/>
              <w:right w:w="108" w:type="dxa"/>
            </w:tcMar>
          </w:tcPr>
          <w:p w14:paraId="248230ED" w14:textId="0D236FEB" w:rsidR="6F0D3CB1" w:rsidRDefault="4278002C" w:rsidP="3B146FD8">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Abx day 1</w:t>
            </w:r>
          </w:p>
        </w:tc>
        <w:tc>
          <w:tcPr>
            <w:tcW w:w="1537" w:type="dxa"/>
            <w:tcBorders>
              <w:top w:val="nil"/>
              <w:left w:val="nil"/>
              <w:bottom w:val="nil"/>
              <w:right w:val="nil"/>
            </w:tcBorders>
            <w:tcMar>
              <w:left w:w="108" w:type="dxa"/>
              <w:right w:w="108" w:type="dxa"/>
            </w:tcMar>
          </w:tcPr>
          <w:p w14:paraId="78564621" w14:textId="090F6D88" w:rsidR="6F0D3CB1" w:rsidRDefault="4278002C" w:rsidP="3B146FD8">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Abx day 2</w:t>
            </w:r>
          </w:p>
        </w:tc>
        <w:tc>
          <w:tcPr>
            <w:tcW w:w="1589" w:type="dxa"/>
            <w:tcBorders>
              <w:top w:val="nil"/>
              <w:left w:val="nil"/>
              <w:bottom w:val="nil"/>
              <w:right w:val="nil"/>
            </w:tcBorders>
            <w:tcMar>
              <w:left w:w="108" w:type="dxa"/>
              <w:right w:w="108" w:type="dxa"/>
            </w:tcMar>
          </w:tcPr>
          <w:p w14:paraId="50C86B2A" w14:textId="4147464B" w:rsidR="6F0D3CB1" w:rsidRDefault="4278002C" w:rsidP="3B146FD8">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Abx day 3</w:t>
            </w:r>
          </w:p>
        </w:tc>
        <w:tc>
          <w:tcPr>
            <w:tcW w:w="1589" w:type="dxa"/>
            <w:tcBorders>
              <w:top w:val="nil"/>
              <w:left w:val="nil"/>
              <w:bottom w:val="nil"/>
              <w:right w:val="nil"/>
            </w:tcBorders>
            <w:tcMar>
              <w:left w:w="108" w:type="dxa"/>
              <w:right w:w="108" w:type="dxa"/>
            </w:tcMar>
          </w:tcPr>
          <w:p w14:paraId="1639F4C3" w14:textId="064B6101" w:rsidR="6F0D3CB1" w:rsidRDefault="4278002C" w:rsidP="3B146FD8">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color w:val="FF0000"/>
              </w:rPr>
            </w:pPr>
            <w:r w:rsidRPr="3B146FD8">
              <w:rPr>
                <w:rFonts w:ascii="Aptos" w:eastAsia="Aptos" w:hAnsi="Aptos" w:cs="Aptos"/>
                <w:color w:val="FF0000"/>
              </w:rPr>
              <w:t>Death</w:t>
            </w:r>
          </w:p>
        </w:tc>
        <w:tc>
          <w:tcPr>
            <w:tcW w:w="1342" w:type="dxa"/>
            <w:tcBorders>
              <w:top w:val="nil"/>
              <w:left w:val="nil"/>
              <w:bottom w:val="nil"/>
              <w:right w:val="nil"/>
            </w:tcBorders>
            <w:tcMar>
              <w:left w:w="108" w:type="dxa"/>
              <w:right w:w="108" w:type="dxa"/>
            </w:tcMar>
          </w:tcPr>
          <w:p w14:paraId="74BF4FFA" w14:textId="51245A00" w:rsidR="6F0D3CB1" w:rsidRDefault="4278002C" w:rsidP="3B146FD8">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Yes</w:t>
            </w:r>
          </w:p>
        </w:tc>
      </w:tr>
      <w:tr w:rsidR="6F0D3CB1" w14:paraId="5F0250B0" w14:textId="77777777" w:rsidTr="3B146FD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883" w:type="dxa"/>
            <w:tcBorders>
              <w:top w:val="nil"/>
              <w:left w:val="nil"/>
              <w:bottom w:val="nil"/>
              <w:right w:val="nil"/>
            </w:tcBorders>
            <w:shd w:val="clear" w:color="auto" w:fill="CCCCCC"/>
            <w:tcMar>
              <w:left w:w="108" w:type="dxa"/>
              <w:right w:w="108" w:type="dxa"/>
            </w:tcMar>
          </w:tcPr>
          <w:p w14:paraId="6D296F57" w14:textId="60E1D0D1" w:rsidR="6F0D3CB1" w:rsidRDefault="4278002C" w:rsidP="3B146FD8">
            <w:pPr>
              <w:jc w:val="center"/>
              <w:rPr>
                <w:rFonts w:ascii="Aptos" w:eastAsia="Aptos" w:hAnsi="Aptos" w:cs="Aptos"/>
              </w:rPr>
            </w:pPr>
            <w:r w:rsidRPr="3B146FD8">
              <w:rPr>
                <w:rFonts w:ascii="Aptos" w:eastAsia="Aptos" w:hAnsi="Aptos" w:cs="Aptos"/>
              </w:rPr>
              <w:t>Abx end 2 days before death</w:t>
            </w:r>
          </w:p>
        </w:tc>
        <w:tc>
          <w:tcPr>
            <w:tcW w:w="1537" w:type="dxa"/>
            <w:tcBorders>
              <w:top w:val="nil"/>
              <w:left w:val="nil"/>
              <w:bottom w:val="nil"/>
              <w:right w:val="nil"/>
            </w:tcBorders>
            <w:shd w:val="clear" w:color="auto" w:fill="CCCCCC"/>
            <w:tcMar>
              <w:left w:w="108" w:type="dxa"/>
              <w:right w:w="108" w:type="dxa"/>
            </w:tcMar>
          </w:tcPr>
          <w:p w14:paraId="271DCF19" w14:textId="4BC4374F"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1</w:t>
            </w:r>
          </w:p>
        </w:tc>
        <w:tc>
          <w:tcPr>
            <w:tcW w:w="1537" w:type="dxa"/>
            <w:tcBorders>
              <w:top w:val="nil"/>
              <w:left w:val="nil"/>
              <w:bottom w:val="nil"/>
              <w:right w:val="nil"/>
            </w:tcBorders>
            <w:shd w:val="clear" w:color="auto" w:fill="CCCCCC"/>
            <w:tcMar>
              <w:left w:w="108" w:type="dxa"/>
              <w:right w:w="108" w:type="dxa"/>
            </w:tcMar>
          </w:tcPr>
          <w:p w14:paraId="0D16D6E4" w14:textId="37182743"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2</w:t>
            </w:r>
          </w:p>
        </w:tc>
        <w:tc>
          <w:tcPr>
            <w:tcW w:w="1589" w:type="dxa"/>
            <w:tcBorders>
              <w:top w:val="nil"/>
              <w:left w:val="nil"/>
              <w:bottom w:val="nil"/>
              <w:right w:val="nil"/>
            </w:tcBorders>
            <w:shd w:val="clear" w:color="auto" w:fill="CCCCCC"/>
            <w:tcMar>
              <w:left w:w="108" w:type="dxa"/>
              <w:right w:w="108" w:type="dxa"/>
            </w:tcMar>
          </w:tcPr>
          <w:p w14:paraId="5EEEAD4D" w14:textId="5EBFB8DA"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_</w:t>
            </w:r>
          </w:p>
        </w:tc>
        <w:tc>
          <w:tcPr>
            <w:tcW w:w="1589" w:type="dxa"/>
            <w:tcBorders>
              <w:top w:val="nil"/>
              <w:left w:val="nil"/>
              <w:bottom w:val="nil"/>
              <w:right w:val="nil"/>
            </w:tcBorders>
            <w:shd w:val="clear" w:color="auto" w:fill="CCCCCC"/>
            <w:tcMar>
              <w:left w:w="108" w:type="dxa"/>
              <w:right w:w="108" w:type="dxa"/>
            </w:tcMar>
          </w:tcPr>
          <w:p w14:paraId="2586AEA6" w14:textId="7633BB87"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FF0000"/>
              </w:rPr>
            </w:pPr>
            <w:r w:rsidRPr="3B146FD8">
              <w:rPr>
                <w:rFonts w:ascii="Aptos" w:eastAsia="Aptos" w:hAnsi="Aptos" w:cs="Aptos"/>
                <w:color w:val="FF0000"/>
              </w:rPr>
              <w:t>Death</w:t>
            </w:r>
          </w:p>
        </w:tc>
        <w:tc>
          <w:tcPr>
            <w:tcW w:w="1342" w:type="dxa"/>
            <w:tcBorders>
              <w:top w:val="nil"/>
              <w:left w:val="nil"/>
              <w:bottom w:val="nil"/>
              <w:right w:val="nil"/>
            </w:tcBorders>
            <w:shd w:val="clear" w:color="auto" w:fill="CCCCCC"/>
            <w:tcMar>
              <w:left w:w="108" w:type="dxa"/>
              <w:right w:w="108" w:type="dxa"/>
            </w:tcMar>
          </w:tcPr>
          <w:p w14:paraId="7624731D" w14:textId="0F7FE80B"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b/>
                <w:bCs/>
              </w:rPr>
            </w:pPr>
            <w:r w:rsidRPr="3B146FD8">
              <w:rPr>
                <w:rFonts w:ascii="Aptos" w:eastAsia="Aptos" w:hAnsi="Aptos" w:cs="Aptos"/>
                <w:b/>
                <w:bCs/>
              </w:rPr>
              <w:t>No</w:t>
            </w:r>
          </w:p>
        </w:tc>
      </w:tr>
      <w:tr w:rsidR="6F0D3CB1" w14:paraId="1F22F221" w14:textId="77777777" w:rsidTr="3B146FD8">
        <w:trPr>
          <w:trHeight w:val="330"/>
        </w:trPr>
        <w:tc>
          <w:tcPr>
            <w:cnfStyle w:val="001000000000" w:firstRow="0" w:lastRow="0" w:firstColumn="1" w:lastColumn="0" w:oddVBand="0" w:evenVBand="0" w:oddHBand="0" w:evenHBand="0" w:firstRowFirstColumn="0" w:firstRowLastColumn="0" w:lastRowFirstColumn="0" w:lastRowLastColumn="0"/>
            <w:tcW w:w="1883" w:type="dxa"/>
            <w:tcBorders>
              <w:top w:val="nil"/>
              <w:left w:val="nil"/>
              <w:bottom w:val="nil"/>
              <w:right w:val="nil"/>
            </w:tcBorders>
            <w:tcMar>
              <w:left w:w="108" w:type="dxa"/>
              <w:right w:w="108" w:type="dxa"/>
            </w:tcMar>
          </w:tcPr>
          <w:p w14:paraId="510C2E54" w14:textId="6B9C5451" w:rsidR="6F0D3CB1" w:rsidRDefault="4278002C" w:rsidP="3B146FD8">
            <w:pPr>
              <w:spacing w:after="160" w:line="257" w:lineRule="auto"/>
              <w:jc w:val="center"/>
              <w:rPr>
                <w:rFonts w:ascii="Aptos" w:eastAsia="Aptos" w:hAnsi="Aptos" w:cs="Aptos"/>
              </w:rPr>
            </w:pPr>
            <w:r w:rsidRPr="3B146FD8">
              <w:rPr>
                <w:rFonts w:ascii="Aptos" w:eastAsia="Aptos" w:hAnsi="Aptos" w:cs="Aptos"/>
              </w:rPr>
              <w:t>Abx end 1 day before comfort care</w:t>
            </w:r>
          </w:p>
        </w:tc>
        <w:tc>
          <w:tcPr>
            <w:tcW w:w="1537" w:type="dxa"/>
            <w:tcBorders>
              <w:top w:val="nil"/>
              <w:left w:val="nil"/>
              <w:bottom w:val="nil"/>
              <w:right w:val="nil"/>
            </w:tcBorders>
            <w:tcMar>
              <w:left w:w="108" w:type="dxa"/>
              <w:right w:w="108" w:type="dxa"/>
            </w:tcMar>
          </w:tcPr>
          <w:p w14:paraId="74828C5F" w14:textId="58B8775C" w:rsidR="6F0D3CB1" w:rsidRDefault="4278002C" w:rsidP="3B146FD8">
            <w:pPr>
              <w:spacing w:after="160" w:line="257"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Abx day 1</w:t>
            </w:r>
          </w:p>
        </w:tc>
        <w:tc>
          <w:tcPr>
            <w:tcW w:w="1537" w:type="dxa"/>
            <w:tcBorders>
              <w:top w:val="nil"/>
              <w:left w:val="nil"/>
              <w:bottom w:val="nil"/>
              <w:right w:val="nil"/>
            </w:tcBorders>
            <w:tcMar>
              <w:left w:w="108" w:type="dxa"/>
              <w:right w:w="108" w:type="dxa"/>
            </w:tcMar>
          </w:tcPr>
          <w:p w14:paraId="0B538D6D" w14:textId="534CCE80" w:rsidR="6F0D3CB1" w:rsidRDefault="4278002C" w:rsidP="3B146FD8">
            <w:pPr>
              <w:spacing w:after="160" w:line="257"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Abx day 2</w:t>
            </w:r>
          </w:p>
        </w:tc>
        <w:tc>
          <w:tcPr>
            <w:tcW w:w="1589" w:type="dxa"/>
            <w:tcBorders>
              <w:top w:val="nil"/>
              <w:left w:val="nil"/>
              <w:bottom w:val="nil"/>
              <w:right w:val="nil"/>
            </w:tcBorders>
            <w:tcMar>
              <w:left w:w="108" w:type="dxa"/>
              <w:right w:w="108" w:type="dxa"/>
            </w:tcMar>
          </w:tcPr>
          <w:p w14:paraId="460D127F" w14:textId="739E7110" w:rsidR="6F0D3CB1" w:rsidRDefault="4278002C" w:rsidP="3B146FD8">
            <w:pPr>
              <w:spacing w:after="160" w:line="257"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Abx day 3</w:t>
            </w:r>
          </w:p>
        </w:tc>
        <w:tc>
          <w:tcPr>
            <w:tcW w:w="1589" w:type="dxa"/>
            <w:tcBorders>
              <w:top w:val="nil"/>
              <w:left w:val="nil"/>
              <w:bottom w:val="nil"/>
              <w:right w:val="nil"/>
            </w:tcBorders>
            <w:tcMar>
              <w:left w:w="108" w:type="dxa"/>
              <w:right w:w="108" w:type="dxa"/>
            </w:tcMar>
          </w:tcPr>
          <w:p w14:paraId="3A965001" w14:textId="14494887" w:rsidR="6F0D3CB1" w:rsidRDefault="4278002C" w:rsidP="3B146FD8">
            <w:pPr>
              <w:spacing w:after="160" w:line="257"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color w:val="FF0000"/>
              </w:rPr>
            </w:pPr>
            <w:r w:rsidRPr="3B146FD8">
              <w:rPr>
                <w:rFonts w:ascii="Aptos" w:eastAsia="Aptos" w:hAnsi="Aptos" w:cs="Aptos"/>
                <w:color w:val="FF0000"/>
              </w:rPr>
              <w:t>Comfort Care</w:t>
            </w:r>
          </w:p>
        </w:tc>
        <w:tc>
          <w:tcPr>
            <w:tcW w:w="1342" w:type="dxa"/>
            <w:tcBorders>
              <w:top w:val="nil"/>
              <w:left w:val="nil"/>
              <w:bottom w:val="nil"/>
              <w:right w:val="nil"/>
            </w:tcBorders>
            <w:tcMar>
              <w:left w:w="108" w:type="dxa"/>
              <w:right w:w="108" w:type="dxa"/>
            </w:tcMar>
          </w:tcPr>
          <w:p w14:paraId="765C980F" w14:textId="26574262" w:rsidR="6F0D3CB1" w:rsidRDefault="4278002C" w:rsidP="3B146FD8">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Yes</w:t>
            </w:r>
          </w:p>
        </w:tc>
      </w:tr>
      <w:tr w:rsidR="6F0D3CB1" w14:paraId="69D1CE54" w14:textId="77777777" w:rsidTr="3B146FD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883" w:type="dxa"/>
            <w:tcBorders>
              <w:top w:val="nil"/>
              <w:left w:val="nil"/>
              <w:bottom w:val="nil"/>
              <w:right w:val="nil"/>
            </w:tcBorders>
            <w:shd w:val="clear" w:color="auto" w:fill="CCCCCC"/>
            <w:tcMar>
              <w:left w:w="108" w:type="dxa"/>
              <w:right w:w="108" w:type="dxa"/>
            </w:tcMar>
          </w:tcPr>
          <w:p w14:paraId="45FD2686" w14:textId="6023C002" w:rsidR="6F0D3CB1" w:rsidRDefault="4278002C" w:rsidP="3B146FD8">
            <w:pPr>
              <w:spacing w:after="160" w:line="257" w:lineRule="auto"/>
              <w:jc w:val="center"/>
              <w:rPr>
                <w:rFonts w:ascii="Aptos" w:eastAsia="Aptos" w:hAnsi="Aptos" w:cs="Aptos"/>
              </w:rPr>
            </w:pPr>
            <w:r w:rsidRPr="3B146FD8">
              <w:rPr>
                <w:rFonts w:ascii="Aptos" w:eastAsia="Aptos" w:hAnsi="Aptos" w:cs="Aptos"/>
              </w:rPr>
              <w:t>Abx end same day as comfort care</w:t>
            </w:r>
          </w:p>
        </w:tc>
        <w:tc>
          <w:tcPr>
            <w:tcW w:w="1537" w:type="dxa"/>
            <w:tcBorders>
              <w:top w:val="nil"/>
              <w:left w:val="nil"/>
              <w:bottom w:val="nil"/>
              <w:right w:val="nil"/>
            </w:tcBorders>
            <w:shd w:val="clear" w:color="auto" w:fill="CCCCCC"/>
            <w:tcMar>
              <w:left w:w="108" w:type="dxa"/>
              <w:right w:w="108" w:type="dxa"/>
            </w:tcMar>
          </w:tcPr>
          <w:p w14:paraId="26A91595" w14:textId="2C1626F1"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1</w:t>
            </w:r>
          </w:p>
        </w:tc>
        <w:tc>
          <w:tcPr>
            <w:tcW w:w="1537" w:type="dxa"/>
            <w:tcBorders>
              <w:top w:val="nil"/>
              <w:left w:val="nil"/>
              <w:bottom w:val="nil"/>
              <w:right w:val="nil"/>
            </w:tcBorders>
            <w:shd w:val="clear" w:color="auto" w:fill="CCCCCC"/>
            <w:tcMar>
              <w:left w:w="108" w:type="dxa"/>
              <w:right w:w="108" w:type="dxa"/>
            </w:tcMar>
          </w:tcPr>
          <w:p w14:paraId="799EE2E2" w14:textId="58E19F06"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2</w:t>
            </w:r>
          </w:p>
        </w:tc>
        <w:tc>
          <w:tcPr>
            <w:tcW w:w="1589" w:type="dxa"/>
            <w:tcBorders>
              <w:top w:val="nil"/>
              <w:left w:val="nil"/>
              <w:bottom w:val="nil"/>
              <w:right w:val="nil"/>
            </w:tcBorders>
            <w:shd w:val="clear" w:color="auto" w:fill="CCCCCC"/>
            <w:tcMar>
              <w:left w:w="108" w:type="dxa"/>
              <w:right w:w="108" w:type="dxa"/>
            </w:tcMar>
          </w:tcPr>
          <w:p w14:paraId="7E20D2EE" w14:textId="053D9A7D"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3</w:t>
            </w:r>
          </w:p>
          <w:p w14:paraId="33B86466" w14:textId="6A1198F4"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FF0000"/>
              </w:rPr>
            </w:pPr>
            <w:r w:rsidRPr="3B146FD8">
              <w:rPr>
                <w:rFonts w:ascii="Aptos" w:eastAsia="Aptos" w:hAnsi="Aptos" w:cs="Aptos"/>
                <w:color w:val="FF0000"/>
              </w:rPr>
              <w:t>Comfort Care</w:t>
            </w:r>
          </w:p>
        </w:tc>
        <w:tc>
          <w:tcPr>
            <w:tcW w:w="1589" w:type="dxa"/>
            <w:tcBorders>
              <w:top w:val="nil"/>
              <w:left w:val="nil"/>
              <w:bottom w:val="nil"/>
              <w:right w:val="nil"/>
            </w:tcBorders>
            <w:shd w:val="clear" w:color="auto" w:fill="CCCCCC"/>
            <w:tcMar>
              <w:left w:w="108" w:type="dxa"/>
              <w:right w:w="108" w:type="dxa"/>
            </w:tcMar>
          </w:tcPr>
          <w:p w14:paraId="42466F57" w14:textId="224E44AD"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w:t>
            </w:r>
          </w:p>
        </w:tc>
        <w:tc>
          <w:tcPr>
            <w:tcW w:w="1342" w:type="dxa"/>
            <w:tcBorders>
              <w:top w:val="nil"/>
              <w:left w:val="nil"/>
              <w:bottom w:val="nil"/>
              <w:right w:val="nil"/>
            </w:tcBorders>
            <w:shd w:val="clear" w:color="auto" w:fill="CCCCCC"/>
            <w:tcMar>
              <w:left w:w="108" w:type="dxa"/>
              <w:right w:w="108" w:type="dxa"/>
            </w:tcMar>
          </w:tcPr>
          <w:p w14:paraId="13E7785D" w14:textId="4A95469C"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Yes</w:t>
            </w:r>
          </w:p>
        </w:tc>
      </w:tr>
      <w:tr w:rsidR="6F0D3CB1" w14:paraId="045AF6E6" w14:textId="77777777" w:rsidTr="3B146FD8">
        <w:trPr>
          <w:trHeight w:val="330"/>
        </w:trPr>
        <w:tc>
          <w:tcPr>
            <w:cnfStyle w:val="001000000000" w:firstRow="0" w:lastRow="0" w:firstColumn="1" w:lastColumn="0" w:oddVBand="0" w:evenVBand="0" w:oddHBand="0" w:evenHBand="0" w:firstRowFirstColumn="0" w:firstRowLastColumn="0" w:lastRowFirstColumn="0" w:lastRowLastColumn="0"/>
            <w:tcW w:w="1883" w:type="dxa"/>
            <w:tcBorders>
              <w:top w:val="nil"/>
              <w:left w:val="nil"/>
              <w:bottom w:val="nil"/>
              <w:right w:val="nil"/>
            </w:tcBorders>
            <w:tcMar>
              <w:left w:w="108" w:type="dxa"/>
              <w:right w:w="108" w:type="dxa"/>
            </w:tcMar>
          </w:tcPr>
          <w:p w14:paraId="01409ECD" w14:textId="6FC8C89A" w:rsidR="6F0D3CB1" w:rsidRDefault="4278002C" w:rsidP="3B146FD8">
            <w:pPr>
              <w:spacing w:after="160" w:line="257" w:lineRule="auto"/>
              <w:jc w:val="center"/>
              <w:rPr>
                <w:rFonts w:ascii="Aptos" w:eastAsia="Aptos" w:hAnsi="Aptos" w:cs="Aptos"/>
              </w:rPr>
            </w:pPr>
            <w:r w:rsidRPr="3B146FD8">
              <w:rPr>
                <w:rFonts w:ascii="Aptos" w:eastAsia="Aptos" w:hAnsi="Aptos" w:cs="Aptos"/>
              </w:rPr>
              <w:t>Abx end 1 day after comfort care</w:t>
            </w:r>
          </w:p>
        </w:tc>
        <w:tc>
          <w:tcPr>
            <w:tcW w:w="1537" w:type="dxa"/>
            <w:tcBorders>
              <w:top w:val="nil"/>
              <w:left w:val="nil"/>
              <w:bottom w:val="nil"/>
              <w:right w:val="nil"/>
            </w:tcBorders>
            <w:tcMar>
              <w:left w:w="108" w:type="dxa"/>
              <w:right w:w="108" w:type="dxa"/>
            </w:tcMar>
          </w:tcPr>
          <w:p w14:paraId="45C9601D" w14:textId="166DAC29" w:rsidR="6F0D3CB1" w:rsidRDefault="4278002C" w:rsidP="3B146FD8">
            <w:pPr>
              <w:spacing w:after="160" w:line="257"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Abx day 1</w:t>
            </w:r>
          </w:p>
        </w:tc>
        <w:tc>
          <w:tcPr>
            <w:tcW w:w="1537" w:type="dxa"/>
            <w:tcBorders>
              <w:top w:val="nil"/>
              <w:left w:val="nil"/>
              <w:bottom w:val="nil"/>
              <w:right w:val="nil"/>
            </w:tcBorders>
            <w:tcMar>
              <w:left w:w="108" w:type="dxa"/>
              <w:right w:w="108" w:type="dxa"/>
            </w:tcMar>
          </w:tcPr>
          <w:p w14:paraId="30F33DEE" w14:textId="3A0DD8DA" w:rsidR="6F0D3CB1" w:rsidRDefault="4278002C" w:rsidP="3B146FD8">
            <w:pPr>
              <w:spacing w:after="160" w:line="257"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Abx day 2</w:t>
            </w:r>
          </w:p>
          <w:p w14:paraId="260CB47A" w14:textId="5D751E6F" w:rsidR="6F0D3CB1" w:rsidRDefault="4278002C" w:rsidP="3B146FD8">
            <w:pPr>
              <w:spacing w:after="160" w:line="257"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color w:val="FF0000"/>
              </w:rPr>
            </w:pPr>
            <w:r w:rsidRPr="3B146FD8">
              <w:rPr>
                <w:rFonts w:ascii="Aptos" w:eastAsia="Aptos" w:hAnsi="Aptos" w:cs="Aptos"/>
                <w:color w:val="FF0000"/>
              </w:rPr>
              <w:t>Comfort care</w:t>
            </w:r>
          </w:p>
        </w:tc>
        <w:tc>
          <w:tcPr>
            <w:tcW w:w="1589" w:type="dxa"/>
            <w:tcBorders>
              <w:top w:val="nil"/>
              <w:left w:val="nil"/>
              <w:bottom w:val="nil"/>
              <w:right w:val="nil"/>
            </w:tcBorders>
            <w:tcMar>
              <w:left w:w="108" w:type="dxa"/>
              <w:right w:w="108" w:type="dxa"/>
            </w:tcMar>
          </w:tcPr>
          <w:p w14:paraId="041E700D" w14:textId="4AB5007F" w:rsidR="6F0D3CB1" w:rsidRDefault="4278002C" w:rsidP="3B146FD8">
            <w:pPr>
              <w:spacing w:after="160" w:line="257"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Abx day 3</w:t>
            </w:r>
          </w:p>
        </w:tc>
        <w:tc>
          <w:tcPr>
            <w:tcW w:w="1589" w:type="dxa"/>
            <w:tcBorders>
              <w:top w:val="nil"/>
              <w:left w:val="nil"/>
              <w:bottom w:val="nil"/>
              <w:right w:val="nil"/>
            </w:tcBorders>
            <w:tcMar>
              <w:left w:w="108" w:type="dxa"/>
              <w:right w:w="108" w:type="dxa"/>
            </w:tcMar>
          </w:tcPr>
          <w:p w14:paraId="3B4DDB84" w14:textId="352BE186" w:rsidR="6F0D3CB1" w:rsidRDefault="4278002C" w:rsidP="3B146FD8">
            <w:pPr>
              <w:spacing w:after="160" w:line="257"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color w:val="FF0000"/>
              </w:rPr>
            </w:pPr>
            <w:r w:rsidRPr="3B146FD8">
              <w:rPr>
                <w:rFonts w:ascii="Aptos" w:eastAsia="Aptos" w:hAnsi="Aptos" w:cs="Aptos"/>
                <w:color w:val="FF0000"/>
              </w:rPr>
              <w:t>Discharge</w:t>
            </w:r>
          </w:p>
        </w:tc>
        <w:tc>
          <w:tcPr>
            <w:tcW w:w="1342" w:type="dxa"/>
            <w:tcBorders>
              <w:top w:val="nil"/>
              <w:left w:val="nil"/>
              <w:bottom w:val="nil"/>
              <w:right w:val="nil"/>
            </w:tcBorders>
            <w:tcMar>
              <w:left w:w="108" w:type="dxa"/>
              <w:right w:w="108" w:type="dxa"/>
            </w:tcMar>
          </w:tcPr>
          <w:p w14:paraId="2250AAB4" w14:textId="7C301981" w:rsidR="6F0D3CB1" w:rsidRDefault="4278002C" w:rsidP="3B146FD8">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B146FD8">
              <w:rPr>
                <w:rFonts w:ascii="Aptos" w:eastAsia="Aptos" w:hAnsi="Aptos" w:cs="Aptos"/>
              </w:rPr>
              <w:t>Yes</w:t>
            </w:r>
          </w:p>
        </w:tc>
      </w:tr>
      <w:tr w:rsidR="6F0D3CB1" w14:paraId="6E6F5107" w14:textId="77777777" w:rsidTr="3B146FD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883" w:type="dxa"/>
            <w:tcBorders>
              <w:top w:val="nil"/>
              <w:left w:val="nil"/>
              <w:bottom w:val="single" w:sz="8" w:space="0" w:color="000000" w:themeColor="text1"/>
              <w:right w:val="nil"/>
            </w:tcBorders>
            <w:shd w:val="clear" w:color="auto" w:fill="CCCCCC"/>
            <w:tcMar>
              <w:left w:w="108" w:type="dxa"/>
              <w:right w:w="108" w:type="dxa"/>
            </w:tcMar>
          </w:tcPr>
          <w:p w14:paraId="25A41DFD" w14:textId="79355007" w:rsidR="6F0D3CB1" w:rsidRDefault="4278002C" w:rsidP="3B146FD8">
            <w:pPr>
              <w:spacing w:after="160" w:line="257" w:lineRule="auto"/>
              <w:jc w:val="center"/>
              <w:rPr>
                <w:rFonts w:ascii="Aptos" w:eastAsia="Aptos" w:hAnsi="Aptos" w:cs="Aptos"/>
              </w:rPr>
            </w:pPr>
            <w:r w:rsidRPr="3B146FD8">
              <w:rPr>
                <w:rFonts w:ascii="Aptos" w:eastAsia="Aptos" w:hAnsi="Aptos" w:cs="Aptos"/>
              </w:rPr>
              <w:t>Abx end 2 days after comfort care</w:t>
            </w:r>
          </w:p>
        </w:tc>
        <w:tc>
          <w:tcPr>
            <w:tcW w:w="1537" w:type="dxa"/>
            <w:tcBorders>
              <w:top w:val="nil"/>
              <w:left w:val="nil"/>
              <w:bottom w:val="single" w:sz="8" w:space="0" w:color="000000" w:themeColor="text1"/>
              <w:right w:val="nil"/>
            </w:tcBorders>
            <w:shd w:val="clear" w:color="auto" w:fill="CCCCCC"/>
            <w:tcMar>
              <w:left w:w="108" w:type="dxa"/>
              <w:right w:w="108" w:type="dxa"/>
            </w:tcMar>
          </w:tcPr>
          <w:p w14:paraId="52B8E2C5" w14:textId="4F6AA246"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1</w:t>
            </w:r>
          </w:p>
          <w:p w14:paraId="3B2EEE31" w14:textId="32A5C36D"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FF0000"/>
              </w:rPr>
            </w:pPr>
            <w:r w:rsidRPr="3B146FD8">
              <w:rPr>
                <w:rFonts w:ascii="Aptos" w:eastAsia="Aptos" w:hAnsi="Aptos" w:cs="Aptos"/>
                <w:color w:val="FF0000"/>
              </w:rPr>
              <w:t>Comfort care</w:t>
            </w:r>
          </w:p>
        </w:tc>
        <w:tc>
          <w:tcPr>
            <w:tcW w:w="1537" w:type="dxa"/>
            <w:tcBorders>
              <w:top w:val="nil"/>
              <w:left w:val="nil"/>
              <w:bottom w:val="single" w:sz="8" w:space="0" w:color="000000" w:themeColor="text1"/>
              <w:right w:val="nil"/>
            </w:tcBorders>
            <w:shd w:val="clear" w:color="auto" w:fill="CCCCCC"/>
            <w:tcMar>
              <w:left w:w="108" w:type="dxa"/>
              <w:right w:w="108" w:type="dxa"/>
            </w:tcMar>
          </w:tcPr>
          <w:p w14:paraId="0821E4BA" w14:textId="76A4B10D"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2</w:t>
            </w:r>
          </w:p>
        </w:tc>
        <w:tc>
          <w:tcPr>
            <w:tcW w:w="1589" w:type="dxa"/>
            <w:tcBorders>
              <w:top w:val="nil"/>
              <w:left w:val="nil"/>
              <w:bottom w:val="single" w:sz="8" w:space="0" w:color="000000" w:themeColor="text1"/>
              <w:right w:val="nil"/>
            </w:tcBorders>
            <w:shd w:val="clear" w:color="auto" w:fill="CCCCCC"/>
            <w:tcMar>
              <w:left w:w="108" w:type="dxa"/>
              <w:right w:w="108" w:type="dxa"/>
            </w:tcMar>
          </w:tcPr>
          <w:p w14:paraId="3E1F4553" w14:textId="54050428"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Abx day 3</w:t>
            </w:r>
          </w:p>
          <w:p w14:paraId="2E0F33C0" w14:textId="1E0D6413"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FF0000"/>
              </w:rPr>
            </w:pPr>
            <w:r w:rsidRPr="3B146FD8">
              <w:rPr>
                <w:rFonts w:ascii="Aptos" w:eastAsia="Aptos" w:hAnsi="Aptos" w:cs="Aptos"/>
                <w:color w:val="FF0000"/>
              </w:rPr>
              <w:t>Discharge</w:t>
            </w:r>
          </w:p>
        </w:tc>
        <w:tc>
          <w:tcPr>
            <w:tcW w:w="1589" w:type="dxa"/>
            <w:tcBorders>
              <w:top w:val="nil"/>
              <w:left w:val="nil"/>
              <w:bottom w:val="single" w:sz="8" w:space="0" w:color="000000" w:themeColor="text1"/>
              <w:right w:val="nil"/>
            </w:tcBorders>
            <w:shd w:val="clear" w:color="auto" w:fill="CCCCCC"/>
            <w:tcMar>
              <w:left w:w="108" w:type="dxa"/>
              <w:right w:w="108" w:type="dxa"/>
            </w:tcMar>
          </w:tcPr>
          <w:p w14:paraId="64DDB02A" w14:textId="34BAC491" w:rsidR="6F0D3CB1" w:rsidRDefault="4278002C" w:rsidP="3B146FD8">
            <w:pPr>
              <w:spacing w:after="160" w:line="257" w:lineRule="auto"/>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w:t>
            </w:r>
          </w:p>
        </w:tc>
        <w:tc>
          <w:tcPr>
            <w:tcW w:w="1342" w:type="dxa"/>
            <w:tcBorders>
              <w:top w:val="nil"/>
              <w:left w:val="nil"/>
              <w:bottom w:val="single" w:sz="8" w:space="0" w:color="000000" w:themeColor="text1"/>
              <w:right w:val="nil"/>
            </w:tcBorders>
            <w:shd w:val="clear" w:color="auto" w:fill="CCCCCC"/>
            <w:tcMar>
              <w:left w:w="108" w:type="dxa"/>
              <w:right w:w="108" w:type="dxa"/>
            </w:tcMar>
          </w:tcPr>
          <w:p w14:paraId="6CC193FB" w14:textId="22DC6BB3" w:rsidR="6F0D3CB1" w:rsidRDefault="4278002C" w:rsidP="3B146FD8">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B146FD8">
              <w:rPr>
                <w:rFonts w:ascii="Aptos" w:eastAsia="Aptos" w:hAnsi="Aptos" w:cs="Aptos"/>
              </w:rPr>
              <w:t>Yes</w:t>
            </w:r>
          </w:p>
        </w:tc>
      </w:tr>
    </w:tbl>
    <w:p w14:paraId="0F524628" w14:textId="15C6F073" w:rsidR="6F0D3CB1" w:rsidRDefault="6F0D3CB1" w:rsidP="6F0D3CB1">
      <w:pPr>
        <w:spacing w:after="0" w:line="240" w:lineRule="auto"/>
        <w:rPr>
          <w:rFonts w:ascii="Arial" w:hAnsi="Arial" w:cs="Arial"/>
        </w:rPr>
      </w:pPr>
    </w:p>
    <w:p w14:paraId="55AF7C92" w14:textId="77777777" w:rsidR="0038225A" w:rsidRPr="000B122E" w:rsidRDefault="0038225A" w:rsidP="0038225A">
      <w:pPr>
        <w:spacing w:after="0" w:line="240" w:lineRule="auto"/>
        <w:ind w:left="360"/>
        <w:rPr>
          <w:rFonts w:ascii="Arial" w:hAnsi="Arial" w:cs="Arial"/>
        </w:rPr>
      </w:pPr>
    </w:p>
    <w:p w14:paraId="5D376824" w14:textId="77777777" w:rsidR="000B122E" w:rsidRPr="000B122E" w:rsidRDefault="000B122E" w:rsidP="000B122E">
      <w:pPr>
        <w:spacing w:after="0" w:line="240" w:lineRule="auto"/>
        <w:rPr>
          <w:rFonts w:ascii="Arial" w:hAnsi="Arial" w:cs="Arial"/>
          <w:b/>
          <w:bCs/>
        </w:rPr>
      </w:pPr>
      <w:r w:rsidRPr="000B122E">
        <w:rPr>
          <w:rFonts w:ascii="Arial" w:hAnsi="Arial" w:cs="Arial"/>
          <w:b/>
          <w:bCs/>
        </w:rPr>
        <w:t>1.4 Infection Onset Date &amp; Onset Classification</w:t>
      </w:r>
    </w:p>
    <w:p w14:paraId="31A313CE" w14:textId="43A62DF9" w:rsidR="000B122E" w:rsidRPr="000B122E" w:rsidRDefault="000B122E" w:rsidP="4E0CB59E">
      <w:pPr>
        <w:numPr>
          <w:ilvl w:val="0"/>
          <w:numId w:val="12"/>
        </w:numPr>
        <w:spacing w:after="0" w:line="240" w:lineRule="auto"/>
        <w:rPr>
          <w:rFonts w:ascii="Arial" w:hAnsi="Arial" w:cs="Arial"/>
          <w:highlight w:val="yellow"/>
        </w:rPr>
      </w:pPr>
      <w:r w:rsidRPr="4E0CB59E">
        <w:rPr>
          <w:rFonts w:ascii="Arial" w:hAnsi="Arial" w:cs="Arial"/>
          <w:b/>
          <w:bCs/>
          <w:highlight w:val="yellow"/>
        </w:rPr>
        <w:t xml:space="preserve">Infection </w:t>
      </w:r>
      <w:r w:rsidR="0085461A" w:rsidRPr="4E0CB59E">
        <w:rPr>
          <w:rFonts w:ascii="Arial" w:hAnsi="Arial" w:cs="Arial"/>
          <w:b/>
          <w:bCs/>
          <w:highlight w:val="yellow"/>
        </w:rPr>
        <w:t>O</w:t>
      </w:r>
      <w:r w:rsidRPr="4E0CB59E">
        <w:rPr>
          <w:rFonts w:ascii="Arial" w:hAnsi="Arial" w:cs="Arial"/>
          <w:b/>
          <w:bCs/>
          <w:highlight w:val="yellow"/>
        </w:rPr>
        <w:t xml:space="preserve">nset </w:t>
      </w:r>
      <w:r w:rsidR="0085461A" w:rsidRPr="4E0CB59E">
        <w:rPr>
          <w:rFonts w:ascii="Arial" w:hAnsi="Arial" w:cs="Arial"/>
          <w:b/>
          <w:bCs/>
          <w:highlight w:val="yellow"/>
        </w:rPr>
        <w:t>D</w:t>
      </w:r>
      <w:r w:rsidRPr="4E0CB59E">
        <w:rPr>
          <w:rFonts w:ascii="Arial" w:hAnsi="Arial" w:cs="Arial"/>
          <w:b/>
          <w:bCs/>
          <w:highlight w:val="yellow"/>
        </w:rPr>
        <w:t>ate</w:t>
      </w:r>
      <w:r w:rsidRPr="4E0CB59E">
        <w:rPr>
          <w:rFonts w:ascii="Arial" w:hAnsi="Arial" w:cs="Arial"/>
          <w:highlight w:val="yellow"/>
        </w:rPr>
        <w:t xml:space="preserve"> = earliest of infection anchor date or first QAD</w:t>
      </w:r>
    </w:p>
    <w:p w14:paraId="583BA0CC" w14:textId="1BB23355" w:rsidR="000B122E" w:rsidRPr="000B122E" w:rsidRDefault="000B122E" w:rsidP="00F742D1">
      <w:pPr>
        <w:numPr>
          <w:ilvl w:val="0"/>
          <w:numId w:val="12"/>
        </w:numPr>
        <w:spacing w:after="0" w:line="240" w:lineRule="auto"/>
        <w:rPr>
          <w:rFonts w:ascii="Arial" w:hAnsi="Arial" w:cs="Arial"/>
        </w:rPr>
      </w:pPr>
      <w:r w:rsidRPr="000B122E">
        <w:rPr>
          <w:rFonts w:ascii="Arial" w:hAnsi="Arial" w:cs="Arial"/>
          <w:b/>
          <w:bCs/>
        </w:rPr>
        <w:t>Community-</w:t>
      </w:r>
      <w:r w:rsidR="0085461A">
        <w:rPr>
          <w:rFonts w:ascii="Arial" w:hAnsi="Arial" w:cs="Arial"/>
          <w:b/>
          <w:bCs/>
        </w:rPr>
        <w:t>O</w:t>
      </w:r>
      <w:r w:rsidRPr="000B122E">
        <w:rPr>
          <w:rFonts w:ascii="Arial" w:hAnsi="Arial" w:cs="Arial"/>
          <w:b/>
          <w:bCs/>
        </w:rPr>
        <w:t xml:space="preserve">nset </w:t>
      </w:r>
      <w:r w:rsidR="0085461A">
        <w:rPr>
          <w:rFonts w:ascii="Arial" w:hAnsi="Arial" w:cs="Arial"/>
          <w:b/>
          <w:bCs/>
        </w:rPr>
        <w:t>I</w:t>
      </w:r>
      <w:r w:rsidRPr="000B122E">
        <w:rPr>
          <w:rFonts w:ascii="Arial" w:hAnsi="Arial" w:cs="Arial"/>
          <w:b/>
          <w:bCs/>
        </w:rPr>
        <w:t>nfection</w:t>
      </w:r>
      <w:r w:rsidRPr="000B122E">
        <w:rPr>
          <w:rFonts w:ascii="Arial" w:hAnsi="Arial" w:cs="Arial"/>
        </w:rPr>
        <w:t xml:space="preserve"> </w:t>
      </w:r>
      <w:r w:rsidR="001F0407">
        <w:rPr>
          <w:rFonts w:ascii="Arial" w:hAnsi="Arial" w:cs="Arial"/>
        </w:rPr>
        <w:t xml:space="preserve">= infection </w:t>
      </w:r>
      <w:r w:rsidRPr="000B122E">
        <w:rPr>
          <w:rFonts w:ascii="Arial" w:hAnsi="Arial" w:cs="Arial"/>
        </w:rPr>
        <w:t>onset</w:t>
      </w:r>
      <w:r w:rsidR="001F0407">
        <w:rPr>
          <w:rFonts w:ascii="Arial" w:hAnsi="Arial" w:cs="Arial"/>
        </w:rPr>
        <w:t xml:space="preserve"> date</w:t>
      </w:r>
      <w:r w:rsidRPr="000B122E">
        <w:rPr>
          <w:rFonts w:ascii="Arial" w:hAnsi="Arial" w:cs="Arial"/>
        </w:rPr>
        <w:t xml:space="preserve"> &lt;</w:t>
      </w:r>
      <w:r w:rsidR="001F0407">
        <w:rPr>
          <w:rFonts w:ascii="Arial" w:hAnsi="Arial" w:cs="Arial"/>
        </w:rPr>
        <w:t xml:space="preserve"> hospital day </w:t>
      </w:r>
      <w:r w:rsidRPr="000B122E">
        <w:rPr>
          <w:rFonts w:ascii="Arial" w:hAnsi="Arial" w:cs="Arial"/>
        </w:rPr>
        <w:t>4</w:t>
      </w:r>
    </w:p>
    <w:p w14:paraId="02949F95" w14:textId="09B04823" w:rsidR="000B122E" w:rsidRPr="000B122E" w:rsidRDefault="000B122E" w:rsidP="00F742D1">
      <w:pPr>
        <w:numPr>
          <w:ilvl w:val="0"/>
          <w:numId w:val="12"/>
        </w:numPr>
        <w:spacing w:after="0" w:line="240" w:lineRule="auto"/>
        <w:rPr>
          <w:rFonts w:ascii="Arial" w:hAnsi="Arial" w:cs="Arial"/>
        </w:rPr>
      </w:pPr>
      <w:r w:rsidRPr="000B122E">
        <w:rPr>
          <w:rFonts w:ascii="Arial" w:hAnsi="Arial" w:cs="Arial"/>
          <w:b/>
          <w:bCs/>
        </w:rPr>
        <w:t>Hospital-</w:t>
      </w:r>
      <w:r w:rsidR="0085461A">
        <w:rPr>
          <w:rFonts w:ascii="Arial" w:hAnsi="Arial" w:cs="Arial"/>
          <w:b/>
          <w:bCs/>
        </w:rPr>
        <w:t>O</w:t>
      </w:r>
      <w:r w:rsidRPr="000B122E">
        <w:rPr>
          <w:rFonts w:ascii="Arial" w:hAnsi="Arial" w:cs="Arial"/>
          <w:b/>
          <w:bCs/>
        </w:rPr>
        <w:t xml:space="preserve">nset </w:t>
      </w:r>
      <w:r w:rsidR="0085461A">
        <w:rPr>
          <w:rFonts w:ascii="Arial" w:hAnsi="Arial" w:cs="Arial"/>
          <w:b/>
          <w:bCs/>
        </w:rPr>
        <w:t>I</w:t>
      </w:r>
      <w:r w:rsidRPr="000B122E">
        <w:rPr>
          <w:rFonts w:ascii="Arial" w:hAnsi="Arial" w:cs="Arial"/>
          <w:b/>
          <w:bCs/>
        </w:rPr>
        <w:t>nfection</w:t>
      </w:r>
      <w:r w:rsidRPr="000B122E">
        <w:rPr>
          <w:rFonts w:ascii="Arial" w:hAnsi="Arial" w:cs="Arial"/>
        </w:rPr>
        <w:t xml:space="preserve"> </w:t>
      </w:r>
      <w:r w:rsidR="001F0407">
        <w:rPr>
          <w:rFonts w:ascii="Arial" w:hAnsi="Arial" w:cs="Arial"/>
        </w:rPr>
        <w:t xml:space="preserve">= infection </w:t>
      </w:r>
      <w:r w:rsidRPr="000B122E">
        <w:rPr>
          <w:rFonts w:ascii="Arial" w:hAnsi="Arial" w:cs="Arial"/>
        </w:rPr>
        <w:t xml:space="preserve">onset </w:t>
      </w:r>
      <w:r w:rsidR="001F0407">
        <w:rPr>
          <w:rFonts w:ascii="Arial" w:hAnsi="Arial" w:cs="Arial"/>
        </w:rPr>
        <w:t>≥ hospital day 4</w:t>
      </w:r>
    </w:p>
    <w:p w14:paraId="1ABAD912" w14:textId="504569D1" w:rsidR="000B122E" w:rsidRDefault="000B122E" w:rsidP="000B122E">
      <w:pPr>
        <w:spacing w:after="0" w:line="240" w:lineRule="auto"/>
        <w:rPr>
          <w:rFonts w:ascii="Arial" w:hAnsi="Arial" w:cs="Arial"/>
        </w:rPr>
      </w:pPr>
    </w:p>
    <w:p w14:paraId="24688334" w14:textId="775A23CB" w:rsidR="00731EE2" w:rsidRPr="00474598" w:rsidRDefault="00731EE2" w:rsidP="00F742D1">
      <w:pPr>
        <w:pStyle w:val="ListParagraph"/>
        <w:numPr>
          <w:ilvl w:val="0"/>
          <w:numId w:val="27"/>
        </w:numPr>
        <w:spacing w:after="0" w:line="240" w:lineRule="auto"/>
        <w:rPr>
          <w:rFonts w:ascii="Arial" w:hAnsi="Arial" w:cs="Arial"/>
          <w:b/>
          <w:bCs/>
          <w:u w:val="single"/>
        </w:rPr>
      </w:pPr>
      <w:r w:rsidRPr="00474598">
        <w:rPr>
          <w:rFonts w:ascii="Arial" w:hAnsi="Arial" w:cs="Arial"/>
          <w:b/>
          <w:bCs/>
          <w:u w:val="single"/>
        </w:rPr>
        <w:t>Acute Organ Dysfunction Criteria</w:t>
      </w:r>
    </w:p>
    <w:p w14:paraId="1D410824" w14:textId="77777777" w:rsidR="001E4C0F" w:rsidRPr="001E4C0F" w:rsidRDefault="001E4C0F" w:rsidP="00696FA4">
      <w:pPr>
        <w:pStyle w:val="ListParagraph"/>
        <w:spacing w:after="0" w:line="240" w:lineRule="auto"/>
        <w:rPr>
          <w:rFonts w:ascii="Arial" w:hAnsi="Arial" w:cs="Arial"/>
          <w:b/>
          <w:bCs/>
        </w:rPr>
      </w:pPr>
    </w:p>
    <w:p w14:paraId="0DCCFB7A" w14:textId="3EB8EB24" w:rsidR="000B122E" w:rsidRDefault="000B122E" w:rsidP="000B122E">
      <w:pPr>
        <w:spacing w:after="0" w:line="240" w:lineRule="auto"/>
        <w:rPr>
          <w:rFonts w:ascii="Arial" w:hAnsi="Arial" w:cs="Arial"/>
        </w:rPr>
      </w:pPr>
      <w:r w:rsidRPr="000B122E">
        <w:rPr>
          <w:rFonts w:ascii="Arial" w:hAnsi="Arial" w:cs="Arial"/>
        </w:rPr>
        <w:t>≥1 qualifying criterion within</w:t>
      </w:r>
      <w:r w:rsidR="00696FA4">
        <w:rPr>
          <w:rFonts w:ascii="Arial" w:hAnsi="Arial" w:cs="Arial"/>
        </w:rPr>
        <w:t xml:space="preserve"> </w:t>
      </w:r>
      <w:r w:rsidRPr="000B122E">
        <w:rPr>
          <w:rFonts w:ascii="Arial" w:hAnsi="Arial" w:cs="Arial"/>
        </w:rPr>
        <w:t>±1 day of infection onset date</w:t>
      </w:r>
      <w:r w:rsidR="00365B31">
        <w:rPr>
          <w:rFonts w:ascii="Arial" w:hAnsi="Arial" w:cs="Arial"/>
        </w:rPr>
        <w:t xml:space="preserve">, defined as the sepsis event window. </w:t>
      </w:r>
    </w:p>
    <w:p w14:paraId="40FEA32C" w14:textId="77777777" w:rsidR="00365B31" w:rsidRPr="000B122E" w:rsidRDefault="00365B31" w:rsidP="000B122E">
      <w:pPr>
        <w:spacing w:after="0" w:line="240" w:lineRule="auto"/>
        <w:rPr>
          <w:rFonts w:ascii="Arial" w:hAnsi="Arial" w:cs="Arial"/>
        </w:rPr>
      </w:pPr>
    </w:p>
    <w:tbl>
      <w:tblPr>
        <w:tblW w:w="0" w:type="auto"/>
        <w:tblCellSpacing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1436"/>
        <w:gridCol w:w="4680"/>
        <w:gridCol w:w="3214"/>
      </w:tblGrid>
      <w:tr w:rsidR="000B122E" w:rsidRPr="000B122E" w14:paraId="10BCE57B" w14:textId="77777777" w:rsidTr="3B146FD8">
        <w:trPr>
          <w:tblHeader/>
          <w:tblCellSpacing w:w="15" w:type="dxa"/>
        </w:trPr>
        <w:tc>
          <w:tcPr>
            <w:tcW w:w="0" w:type="auto"/>
            <w:vAlign w:val="center"/>
            <w:hideMark/>
          </w:tcPr>
          <w:p w14:paraId="0BD83810" w14:textId="77777777" w:rsidR="000B122E" w:rsidRPr="000B122E" w:rsidRDefault="000B122E" w:rsidP="000B122E">
            <w:pPr>
              <w:spacing w:after="0" w:line="240" w:lineRule="auto"/>
              <w:rPr>
                <w:rFonts w:ascii="Arial" w:hAnsi="Arial" w:cs="Arial"/>
                <w:b/>
                <w:bCs/>
                <w:sz w:val="18"/>
                <w:szCs w:val="18"/>
              </w:rPr>
            </w:pPr>
            <w:r w:rsidRPr="000B122E">
              <w:rPr>
                <w:rFonts w:ascii="Arial" w:hAnsi="Arial" w:cs="Arial"/>
                <w:b/>
                <w:bCs/>
                <w:sz w:val="18"/>
                <w:szCs w:val="18"/>
              </w:rPr>
              <w:t>Organ System</w:t>
            </w:r>
          </w:p>
        </w:tc>
        <w:tc>
          <w:tcPr>
            <w:tcW w:w="4759" w:type="dxa"/>
            <w:vAlign w:val="center"/>
            <w:hideMark/>
          </w:tcPr>
          <w:p w14:paraId="00EB6EE5" w14:textId="77777777" w:rsidR="000B122E" w:rsidRPr="000B122E" w:rsidRDefault="000B122E" w:rsidP="000B122E">
            <w:pPr>
              <w:spacing w:after="0" w:line="240" w:lineRule="auto"/>
              <w:rPr>
                <w:rFonts w:ascii="Arial" w:hAnsi="Arial" w:cs="Arial"/>
                <w:b/>
                <w:bCs/>
                <w:sz w:val="18"/>
                <w:szCs w:val="18"/>
              </w:rPr>
            </w:pPr>
            <w:r w:rsidRPr="000B122E">
              <w:rPr>
                <w:rFonts w:ascii="Arial" w:hAnsi="Arial" w:cs="Arial"/>
                <w:b/>
                <w:bCs/>
                <w:sz w:val="18"/>
                <w:szCs w:val="18"/>
              </w:rPr>
              <w:t>Criteria</w:t>
            </w:r>
          </w:p>
        </w:tc>
        <w:tc>
          <w:tcPr>
            <w:tcW w:w="3240" w:type="dxa"/>
            <w:vAlign w:val="center"/>
            <w:hideMark/>
          </w:tcPr>
          <w:p w14:paraId="6309F9B1" w14:textId="0AFED29C" w:rsidR="000B122E" w:rsidRPr="000B122E" w:rsidRDefault="0048507C" w:rsidP="000B122E">
            <w:pPr>
              <w:spacing w:after="0" w:line="240" w:lineRule="auto"/>
              <w:rPr>
                <w:rFonts w:ascii="Arial" w:hAnsi="Arial" w:cs="Arial"/>
                <w:b/>
                <w:bCs/>
                <w:sz w:val="18"/>
                <w:szCs w:val="18"/>
              </w:rPr>
            </w:pPr>
            <w:r>
              <w:rPr>
                <w:rFonts w:ascii="Arial" w:hAnsi="Arial" w:cs="Arial"/>
                <w:b/>
                <w:bCs/>
                <w:sz w:val="18"/>
                <w:szCs w:val="18"/>
              </w:rPr>
              <w:t xml:space="preserve">Notes and </w:t>
            </w:r>
            <w:r w:rsidR="000B122E" w:rsidRPr="000B122E">
              <w:rPr>
                <w:rFonts w:ascii="Arial" w:hAnsi="Arial" w:cs="Arial"/>
                <w:b/>
                <w:bCs/>
                <w:sz w:val="18"/>
                <w:szCs w:val="18"/>
              </w:rPr>
              <w:t>Exclusions</w:t>
            </w:r>
          </w:p>
        </w:tc>
      </w:tr>
      <w:tr w:rsidR="000B122E" w:rsidRPr="000B122E" w14:paraId="7853228D" w14:textId="77777777" w:rsidTr="3B146FD8">
        <w:trPr>
          <w:tblCellSpacing w:w="15" w:type="dxa"/>
        </w:trPr>
        <w:tc>
          <w:tcPr>
            <w:tcW w:w="0" w:type="auto"/>
            <w:vAlign w:val="center"/>
            <w:hideMark/>
          </w:tcPr>
          <w:p w14:paraId="39BC4706" w14:textId="77777777" w:rsidR="000B122E" w:rsidRPr="000B122E" w:rsidRDefault="000B122E" w:rsidP="000B122E">
            <w:pPr>
              <w:spacing w:after="0" w:line="240" w:lineRule="auto"/>
              <w:rPr>
                <w:rFonts w:ascii="Arial" w:hAnsi="Arial" w:cs="Arial"/>
                <w:sz w:val="18"/>
                <w:szCs w:val="18"/>
              </w:rPr>
            </w:pPr>
            <w:r w:rsidRPr="000B122E">
              <w:rPr>
                <w:rFonts w:ascii="Arial" w:hAnsi="Arial" w:cs="Arial"/>
                <w:b/>
                <w:bCs/>
                <w:sz w:val="18"/>
                <w:szCs w:val="18"/>
              </w:rPr>
              <w:t>Cardiovascular</w:t>
            </w:r>
          </w:p>
        </w:tc>
        <w:tc>
          <w:tcPr>
            <w:tcW w:w="4759" w:type="dxa"/>
            <w:vAlign w:val="center"/>
            <w:hideMark/>
          </w:tcPr>
          <w:p w14:paraId="5C8297E8" w14:textId="67284C06" w:rsidR="000B122E" w:rsidRPr="000B122E" w:rsidRDefault="5D142695" w:rsidP="1C84F15E">
            <w:pPr>
              <w:spacing w:after="0" w:line="240" w:lineRule="auto"/>
              <w:rPr>
                <w:rFonts w:ascii="Arial" w:hAnsi="Arial" w:cs="Arial"/>
                <w:sz w:val="18"/>
                <w:szCs w:val="18"/>
              </w:rPr>
            </w:pPr>
            <w:r w:rsidRPr="3B146FD8">
              <w:rPr>
                <w:rFonts w:ascii="Arial" w:hAnsi="Arial" w:cs="Arial"/>
                <w:sz w:val="18"/>
                <w:szCs w:val="18"/>
              </w:rPr>
              <w:t xml:space="preserve">New hypotension (≥2 SBP &lt;90 mmHg or MAP &lt;65 mmHg within 3 hours) OR </w:t>
            </w:r>
            <w:r w:rsidR="283049C1" w:rsidRPr="3B146FD8">
              <w:rPr>
                <w:rFonts w:ascii="Arial" w:hAnsi="Arial" w:cs="Arial"/>
                <w:sz w:val="18"/>
                <w:szCs w:val="18"/>
              </w:rPr>
              <w:t xml:space="preserve">new </w:t>
            </w:r>
            <w:r w:rsidRPr="3B146FD8">
              <w:rPr>
                <w:rFonts w:ascii="Arial" w:hAnsi="Arial" w:cs="Arial"/>
                <w:sz w:val="18"/>
                <w:szCs w:val="18"/>
              </w:rPr>
              <w:t>vasopressor</w:t>
            </w:r>
          </w:p>
          <w:p w14:paraId="06FD7285" w14:textId="58ADCCD6" w:rsidR="000B122E" w:rsidRPr="000B122E" w:rsidRDefault="7AF35E57" w:rsidP="3B146FD8">
            <w:pPr>
              <w:pStyle w:val="ListParagraph"/>
              <w:numPr>
                <w:ilvl w:val="0"/>
                <w:numId w:val="1"/>
              </w:numPr>
              <w:spacing w:after="0" w:line="240" w:lineRule="auto"/>
              <w:rPr>
                <w:rFonts w:ascii="Arial" w:hAnsi="Arial" w:cs="Arial"/>
                <w:sz w:val="18"/>
                <w:szCs w:val="18"/>
              </w:rPr>
            </w:pPr>
            <w:r w:rsidRPr="3B146FD8">
              <w:rPr>
                <w:rFonts w:ascii="Arial" w:hAnsi="Arial" w:cs="Arial"/>
                <w:sz w:val="18"/>
                <w:szCs w:val="18"/>
              </w:rPr>
              <w:t>Vasopressor = norepinephrine, epinephrine, dopamine, vasopressin, phenylephrine, angiotensin II (all administered via intravenous infusion route; exclude</w:t>
            </w:r>
            <w:r w:rsidR="3C29F049" w:rsidRPr="3B146FD8">
              <w:rPr>
                <w:rFonts w:ascii="Arial" w:hAnsi="Arial" w:cs="Arial"/>
                <w:sz w:val="18"/>
                <w:szCs w:val="18"/>
              </w:rPr>
              <w:t xml:space="preserve"> other routes such as </w:t>
            </w:r>
            <w:r w:rsidRPr="3B146FD8">
              <w:rPr>
                <w:rFonts w:ascii="Arial" w:hAnsi="Arial" w:cs="Arial"/>
                <w:sz w:val="18"/>
                <w:szCs w:val="18"/>
              </w:rPr>
              <w:t xml:space="preserve"> subcutaneous, intramuscular</w:t>
            </w:r>
            <w:r w:rsidR="116EE4FA" w:rsidRPr="3B146FD8">
              <w:rPr>
                <w:rFonts w:ascii="Arial" w:hAnsi="Arial" w:cs="Arial"/>
                <w:sz w:val="18"/>
                <w:szCs w:val="18"/>
              </w:rPr>
              <w:t xml:space="preserve">, </w:t>
            </w:r>
            <w:proofErr w:type="spellStart"/>
            <w:r w:rsidR="116EE4FA" w:rsidRPr="3B146FD8">
              <w:rPr>
                <w:rFonts w:ascii="Arial" w:hAnsi="Arial" w:cs="Arial"/>
                <w:sz w:val="18"/>
                <w:szCs w:val="18"/>
              </w:rPr>
              <w:t>etc</w:t>
            </w:r>
            <w:proofErr w:type="spellEnd"/>
            <w:r w:rsidR="116EE4FA" w:rsidRPr="3B146FD8">
              <w:rPr>
                <w:rFonts w:ascii="Arial" w:hAnsi="Arial" w:cs="Arial"/>
                <w:sz w:val="18"/>
                <w:szCs w:val="18"/>
              </w:rPr>
              <w:t>, and exclude push/bolus doses if possible)</w:t>
            </w:r>
          </w:p>
        </w:tc>
        <w:tc>
          <w:tcPr>
            <w:tcW w:w="3240" w:type="dxa"/>
            <w:vAlign w:val="center"/>
            <w:hideMark/>
          </w:tcPr>
          <w:p w14:paraId="441F1AC7" w14:textId="41734371" w:rsidR="000B122E" w:rsidRPr="000B122E" w:rsidRDefault="283049C1" w:rsidP="000B122E">
            <w:pPr>
              <w:spacing w:after="0" w:line="240" w:lineRule="auto"/>
              <w:rPr>
                <w:rFonts w:ascii="Arial" w:hAnsi="Arial" w:cs="Arial"/>
                <w:sz w:val="18"/>
                <w:szCs w:val="18"/>
              </w:rPr>
            </w:pPr>
            <w:r w:rsidRPr="3B146FD8">
              <w:rPr>
                <w:rFonts w:ascii="Arial" w:hAnsi="Arial" w:cs="Arial"/>
                <w:sz w:val="18"/>
                <w:szCs w:val="18"/>
              </w:rPr>
              <w:t xml:space="preserve">Hypotension readings may include any combination of low SBP or MAP taken at separate times within a </w:t>
            </w:r>
            <w:proofErr w:type="gramStart"/>
            <w:r w:rsidRPr="3B146FD8">
              <w:rPr>
                <w:rFonts w:ascii="Arial" w:hAnsi="Arial" w:cs="Arial"/>
                <w:sz w:val="18"/>
                <w:szCs w:val="18"/>
              </w:rPr>
              <w:t>3 hour</w:t>
            </w:r>
            <w:proofErr w:type="gramEnd"/>
            <w:r w:rsidRPr="3B146FD8">
              <w:rPr>
                <w:rFonts w:ascii="Arial" w:hAnsi="Arial" w:cs="Arial"/>
                <w:sz w:val="18"/>
                <w:szCs w:val="18"/>
              </w:rPr>
              <w:t xml:space="preserve"> period</w:t>
            </w:r>
            <w:r w:rsidR="0D5ADC8A" w:rsidRPr="3B146FD8">
              <w:rPr>
                <w:rFonts w:ascii="Arial" w:hAnsi="Arial" w:cs="Arial"/>
                <w:sz w:val="18"/>
                <w:szCs w:val="18"/>
              </w:rPr>
              <w:t>; they d</w:t>
            </w:r>
            <w:r w:rsidRPr="3B146FD8">
              <w:rPr>
                <w:rFonts w:ascii="Arial" w:hAnsi="Arial" w:cs="Arial"/>
                <w:sz w:val="18"/>
                <w:szCs w:val="18"/>
              </w:rPr>
              <w:t>o not have to be consecutive.</w:t>
            </w:r>
            <w:r w:rsidR="40C47263" w:rsidRPr="3B146FD8">
              <w:rPr>
                <w:rFonts w:ascii="Arial" w:hAnsi="Arial" w:cs="Arial"/>
                <w:sz w:val="18"/>
                <w:szCs w:val="18"/>
              </w:rPr>
              <w:t xml:space="preserve">  Different vasopressors </w:t>
            </w:r>
            <w:r w:rsidR="3CBBD880" w:rsidRPr="3B146FD8">
              <w:rPr>
                <w:rFonts w:ascii="Arial" w:hAnsi="Arial" w:cs="Arial"/>
                <w:sz w:val="18"/>
                <w:szCs w:val="18"/>
              </w:rPr>
              <w:t>are considered interchangeable</w:t>
            </w:r>
            <w:r w:rsidR="4FA98A4F" w:rsidRPr="3B146FD8">
              <w:rPr>
                <w:rFonts w:ascii="Arial" w:hAnsi="Arial" w:cs="Arial"/>
                <w:sz w:val="18"/>
                <w:szCs w:val="18"/>
              </w:rPr>
              <w:t xml:space="preserve"> for purposes of classifying “</w:t>
            </w:r>
            <w:r w:rsidR="48BDBB4D" w:rsidRPr="3B146FD8">
              <w:rPr>
                <w:rFonts w:ascii="Arial" w:hAnsi="Arial" w:cs="Arial"/>
                <w:sz w:val="18"/>
                <w:szCs w:val="18"/>
              </w:rPr>
              <w:t>new</w:t>
            </w:r>
            <w:r w:rsidR="4FA98A4F" w:rsidRPr="3B146FD8">
              <w:rPr>
                <w:rFonts w:ascii="Arial" w:hAnsi="Arial" w:cs="Arial"/>
                <w:sz w:val="18"/>
                <w:szCs w:val="18"/>
              </w:rPr>
              <w:t>”</w:t>
            </w:r>
            <w:r w:rsidR="3CBBD880" w:rsidRPr="3B146FD8">
              <w:rPr>
                <w:rFonts w:ascii="Arial" w:hAnsi="Arial" w:cs="Arial"/>
                <w:sz w:val="18"/>
                <w:szCs w:val="18"/>
              </w:rPr>
              <w:t xml:space="preserve"> – i.e. norepin</w:t>
            </w:r>
            <w:r w:rsidR="7FADD752" w:rsidRPr="3B146FD8">
              <w:rPr>
                <w:rFonts w:ascii="Arial" w:hAnsi="Arial" w:cs="Arial"/>
                <w:sz w:val="18"/>
                <w:szCs w:val="18"/>
              </w:rPr>
              <w:t>e</w:t>
            </w:r>
            <w:r w:rsidR="3CBBD880" w:rsidRPr="3B146FD8">
              <w:rPr>
                <w:rFonts w:ascii="Arial" w:hAnsi="Arial" w:cs="Arial"/>
                <w:sz w:val="18"/>
                <w:szCs w:val="18"/>
              </w:rPr>
              <w:t xml:space="preserve">phrine on day 1 --&gt; vasopressin on day 2, vasopressin on day 2 is not a </w:t>
            </w:r>
            <w:r w:rsidR="79D0E769" w:rsidRPr="3B146FD8">
              <w:rPr>
                <w:rFonts w:ascii="Arial" w:hAnsi="Arial" w:cs="Arial"/>
                <w:sz w:val="18"/>
                <w:szCs w:val="18"/>
              </w:rPr>
              <w:t>“new” vasopressor</w:t>
            </w:r>
          </w:p>
        </w:tc>
      </w:tr>
      <w:tr w:rsidR="000B122E" w:rsidRPr="000B122E" w14:paraId="47E7A31E" w14:textId="77777777" w:rsidTr="3B146FD8">
        <w:trPr>
          <w:tblCellSpacing w:w="15" w:type="dxa"/>
        </w:trPr>
        <w:tc>
          <w:tcPr>
            <w:tcW w:w="0" w:type="auto"/>
            <w:vAlign w:val="center"/>
            <w:hideMark/>
          </w:tcPr>
          <w:p w14:paraId="28616865" w14:textId="77777777" w:rsidR="000B122E" w:rsidRPr="000B122E" w:rsidRDefault="000B122E" w:rsidP="000B122E">
            <w:pPr>
              <w:spacing w:after="0" w:line="240" w:lineRule="auto"/>
              <w:rPr>
                <w:rFonts w:ascii="Arial" w:hAnsi="Arial" w:cs="Arial"/>
                <w:sz w:val="18"/>
                <w:szCs w:val="18"/>
              </w:rPr>
            </w:pPr>
            <w:r w:rsidRPr="000B122E">
              <w:rPr>
                <w:rFonts w:ascii="Arial" w:hAnsi="Arial" w:cs="Arial"/>
                <w:b/>
                <w:bCs/>
                <w:sz w:val="18"/>
                <w:szCs w:val="18"/>
              </w:rPr>
              <w:t>Respiratory</w:t>
            </w:r>
          </w:p>
        </w:tc>
        <w:tc>
          <w:tcPr>
            <w:tcW w:w="4759" w:type="dxa"/>
            <w:vAlign w:val="center"/>
            <w:hideMark/>
          </w:tcPr>
          <w:p w14:paraId="3BEEB732" w14:textId="4BB176B4" w:rsidR="000B122E" w:rsidRPr="000B122E" w:rsidRDefault="00474598" w:rsidP="000B122E">
            <w:pPr>
              <w:spacing w:after="0" w:line="240" w:lineRule="auto"/>
              <w:rPr>
                <w:rFonts w:ascii="Arial" w:hAnsi="Arial" w:cs="Arial"/>
                <w:sz w:val="18"/>
                <w:szCs w:val="18"/>
              </w:rPr>
            </w:pPr>
            <w:r w:rsidRPr="3B146FD8">
              <w:rPr>
                <w:rFonts w:ascii="Arial" w:hAnsi="Arial" w:cs="Arial"/>
                <w:sz w:val="18"/>
                <w:szCs w:val="18"/>
              </w:rPr>
              <w:t>New</w:t>
            </w:r>
            <w:r w:rsidR="000B122E" w:rsidRPr="3B146FD8">
              <w:rPr>
                <w:rFonts w:ascii="Arial" w:hAnsi="Arial" w:cs="Arial"/>
                <w:sz w:val="18"/>
                <w:szCs w:val="18"/>
              </w:rPr>
              <w:t xml:space="preserve"> mechanical ventilation</w:t>
            </w:r>
            <w:r w:rsidR="00696FA4" w:rsidRPr="3B146FD8">
              <w:rPr>
                <w:rFonts w:ascii="Arial" w:hAnsi="Arial" w:cs="Arial"/>
                <w:sz w:val="18"/>
                <w:szCs w:val="18"/>
              </w:rPr>
              <w:t xml:space="preserve"> (any duration)</w:t>
            </w:r>
            <w:r w:rsidR="000B122E" w:rsidRPr="3B146FD8">
              <w:rPr>
                <w:rFonts w:ascii="Arial" w:hAnsi="Arial" w:cs="Arial"/>
                <w:sz w:val="18"/>
                <w:szCs w:val="18"/>
              </w:rPr>
              <w:t>,</w:t>
            </w:r>
            <w:r w:rsidR="00696FA4" w:rsidRPr="3B146FD8">
              <w:rPr>
                <w:rFonts w:ascii="Arial" w:hAnsi="Arial" w:cs="Arial"/>
                <w:sz w:val="18"/>
                <w:szCs w:val="18"/>
              </w:rPr>
              <w:t xml:space="preserve"> or</w:t>
            </w:r>
            <w:r w:rsidR="000B122E" w:rsidRPr="3B146FD8">
              <w:rPr>
                <w:rFonts w:ascii="Arial" w:hAnsi="Arial" w:cs="Arial"/>
                <w:sz w:val="18"/>
                <w:szCs w:val="18"/>
              </w:rPr>
              <w:t xml:space="preserve"> </w:t>
            </w:r>
            <w:r w:rsidR="0347D031" w:rsidRPr="3B146FD8">
              <w:rPr>
                <w:rFonts w:ascii="Arial" w:hAnsi="Arial" w:cs="Arial"/>
                <w:sz w:val="18"/>
                <w:szCs w:val="18"/>
              </w:rPr>
              <w:t xml:space="preserve">new </w:t>
            </w:r>
            <w:r w:rsidR="000B122E" w:rsidRPr="3B146FD8">
              <w:rPr>
                <w:rFonts w:ascii="Arial" w:hAnsi="Arial" w:cs="Arial"/>
                <w:sz w:val="18"/>
                <w:szCs w:val="18"/>
              </w:rPr>
              <w:t>NIV</w:t>
            </w:r>
            <w:r w:rsidR="0347D031" w:rsidRPr="3B146FD8">
              <w:rPr>
                <w:rFonts w:ascii="Arial" w:hAnsi="Arial" w:cs="Arial"/>
                <w:sz w:val="18"/>
                <w:szCs w:val="18"/>
              </w:rPr>
              <w:t>/</w:t>
            </w:r>
            <w:r w:rsidR="00696FA4" w:rsidRPr="3B146FD8">
              <w:rPr>
                <w:rFonts w:ascii="Arial" w:hAnsi="Arial" w:cs="Arial"/>
                <w:sz w:val="18"/>
                <w:szCs w:val="18"/>
              </w:rPr>
              <w:t xml:space="preserve"> </w:t>
            </w:r>
            <w:r w:rsidR="000B122E" w:rsidRPr="3B146FD8">
              <w:rPr>
                <w:rFonts w:ascii="Arial" w:hAnsi="Arial" w:cs="Arial"/>
                <w:sz w:val="18"/>
                <w:szCs w:val="18"/>
              </w:rPr>
              <w:t xml:space="preserve">HFNC </w:t>
            </w:r>
            <w:r w:rsidR="00696FA4" w:rsidRPr="3B146FD8">
              <w:rPr>
                <w:rFonts w:ascii="Arial" w:hAnsi="Arial" w:cs="Arial"/>
                <w:sz w:val="18"/>
                <w:szCs w:val="18"/>
              </w:rPr>
              <w:t>(</w:t>
            </w:r>
            <w:r w:rsidR="000B122E" w:rsidRPr="3B146FD8">
              <w:rPr>
                <w:rFonts w:ascii="Arial" w:hAnsi="Arial" w:cs="Arial"/>
                <w:sz w:val="18"/>
                <w:szCs w:val="18"/>
              </w:rPr>
              <w:t>for ≥2 consecutive days</w:t>
            </w:r>
            <w:r w:rsidR="00696FA4" w:rsidRPr="3B146FD8">
              <w:rPr>
                <w:rFonts w:ascii="Arial" w:hAnsi="Arial" w:cs="Arial"/>
                <w:sz w:val="18"/>
                <w:szCs w:val="18"/>
              </w:rPr>
              <w:t>)</w:t>
            </w:r>
          </w:p>
        </w:tc>
        <w:tc>
          <w:tcPr>
            <w:tcW w:w="3240" w:type="dxa"/>
            <w:vAlign w:val="center"/>
            <w:hideMark/>
          </w:tcPr>
          <w:p w14:paraId="4FF6BE19" w14:textId="6088C0C6" w:rsidR="000B122E" w:rsidRPr="000B122E" w:rsidRDefault="5C9E824F" w:rsidP="000B122E">
            <w:pPr>
              <w:spacing w:after="0" w:line="240" w:lineRule="auto"/>
              <w:rPr>
                <w:rFonts w:ascii="Arial" w:hAnsi="Arial" w:cs="Arial"/>
                <w:sz w:val="18"/>
                <w:szCs w:val="18"/>
              </w:rPr>
            </w:pPr>
            <w:r w:rsidRPr="3B146FD8">
              <w:rPr>
                <w:rFonts w:ascii="Arial" w:hAnsi="Arial" w:cs="Arial"/>
                <w:sz w:val="18"/>
                <w:szCs w:val="18"/>
              </w:rPr>
              <w:t xml:space="preserve">For NIV, </w:t>
            </w:r>
            <w:r w:rsidR="793B0F5D" w:rsidRPr="3B146FD8">
              <w:rPr>
                <w:rFonts w:ascii="Arial" w:hAnsi="Arial" w:cs="Arial"/>
                <w:sz w:val="18"/>
                <w:szCs w:val="18"/>
              </w:rPr>
              <w:t>e</w:t>
            </w:r>
            <w:r w:rsidR="000B122E" w:rsidRPr="3B146FD8">
              <w:rPr>
                <w:rFonts w:ascii="Arial" w:hAnsi="Arial" w:cs="Arial"/>
                <w:sz w:val="18"/>
                <w:szCs w:val="18"/>
              </w:rPr>
              <w:t xml:space="preserve">xclude </w:t>
            </w:r>
            <w:r w:rsidR="152D1761" w:rsidRPr="3B146FD8">
              <w:rPr>
                <w:rFonts w:ascii="Arial" w:hAnsi="Arial" w:cs="Arial"/>
                <w:sz w:val="18"/>
                <w:szCs w:val="18"/>
              </w:rPr>
              <w:t xml:space="preserve">patients with </w:t>
            </w:r>
            <w:r w:rsidR="000B122E" w:rsidRPr="3B146FD8">
              <w:rPr>
                <w:rFonts w:ascii="Arial" w:hAnsi="Arial" w:cs="Arial"/>
                <w:sz w:val="18"/>
                <w:szCs w:val="18"/>
              </w:rPr>
              <w:t>OSA</w:t>
            </w:r>
            <w:r w:rsidR="41B3E217" w:rsidRPr="3B146FD8">
              <w:rPr>
                <w:rFonts w:ascii="Arial" w:hAnsi="Arial" w:cs="Arial"/>
                <w:sz w:val="18"/>
                <w:szCs w:val="18"/>
              </w:rPr>
              <w:t xml:space="preserve"> diagnosis codes</w:t>
            </w:r>
            <w:r w:rsidR="000B122E" w:rsidRPr="3B146FD8">
              <w:rPr>
                <w:rFonts w:ascii="Arial" w:hAnsi="Arial" w:cs="Arial"/>
                <w:sz w:val="18"/>
                <w:szCs w:val="18"/>
              </w:rPr>
              <w:t xml:space="preserve"> unless also coded for acute/unspecified respiratory failure</w:t>
            </w:r>
            <w:r w:rsidR="0D00E7B9" w:rsidRPr="3B146FD8">
              <w:rPr>
                <w:rFonts w:ascii="Arial" w:hAnsi="Arial" w:cs="Arial"/>
                <w:sz w:val="18"/>
                <w:szCs w:val="18"/>
              </w:rPr>
              <w:t xml:space="preserve"> (see Append</w:t>
            </w:r>
            <w:r w:rsidR="5D4BFED5" w:rsidRPr="3B146FD8">
              <w:rPr>
                <w:rFonts w:ascii="Arial" w:hAnsi="Arial" w:cs="Arial"/>
                <w:sz w:val="18"/>
                <w:szCs w:val="18"/>
              </w:rPr>
              <w:t>ix C for relevant codes</w:t>
            </w:r>
            <w:r w:rsidR="6EAFFDAA" w:rsidRPr="3B146FD8">
              <w:rPr>
                <w:rFonts w:ascii="Arial" w:hAnsi="Arial" w:cs="Arial"/>
                <w:sz w:val="18"/>
                <w:szCs w:val="18"/>
              </w:rPr>
              <w:t>)</w:t>
            </w:r>
            <w:r w:rsidR="74739052" w:rsidRPr="3B146FD8">
              <w:rPr>
                <w:rFonts w:ascii="Arial" w:hAnsi="Arial" w:cs="Arial"/>
                <w:sz w:val="18"/>
                <w:szCs w:val="18"/>
              </w:rPr>
              <w:t>. Otherwise, NIV and HFNC are considered interchangeable.</w:t>
            </w:r>
          </w:p>
        </w:tc>
      </w:tr>
      <w:tr w:rsidR="000B122E" w:rsidRPr="000B122E" w14:paraId="6C0D1E08" w14:textId="77777777" w:rsidTr="3B146FD8">
        <w:trPr>
          <w:tblCellSpacing w:w="15" w:type="dxa"/>
        </w:trPr>
        <w:tc>
          <w:tcPr>
            <w:tcW w:w="0" w:type="auto"/>
            <w:vAlign w:val="center"/>
            <w:hideMark/>
          </w:tcPr>
          <w:p w14:paraId="1C698E2B" w14:textId="77777777" w:rsidR="000B122E" w:rsidRPr="000B122E" w:rsidRDefault="000B122E" w:rsidP="000B122E">
            <w:pPr>
              <w:spacing w:after="0" w:line="240" w:lineRule="auto"/>
              <w:rPr>
                <w:rFonts w:ascii="Arial" w:hAnsi="Arial" w:cs="Arial"/>
                <w:sz w:val="18"/>
                <w:szCs w:val="18"/>
              </w:rPr>
            </w:pPr>
            <w:r w:rsidRPr="000B122E">
              <w:rPr>
                <w:rFonts w:ascii="Arial" w:hAnsi="Arial" w:cs="Arial"/>
                <w:b/>
                <w:bCs/>
                <w:sz w:val="18"/>
                <w:szCs w:val="18"/>
              </w:rPr>
              <w:t>Metabolic</w:t>
            </w:r>
          </w:p>
        </w:tc>
        <w:tc>
          <w:tcPr>
            <w:tcW w:w="4759" w:type="dxa"/>
            <w:vAlign w:val="center"/>
            <w:hideMark/>
          </w:tcPr>
          <w:p w14:paraId="15BF7C02" w14:textId="77777777" w:rsidR="000B122E" w:rsidRDefault="000B122E" w:rsidP="000B122E">
            <w:pPr>
              <w:spacing w:after="0" w:line="240" w:lineRule="auto"/>
              <w:rPr>
                <w:rFonts w:ascii="Arial" w:hAnsi="Arial" w:cs="Arial"/>
                <w:sz w:val="18"/>
                <w:szCs w:val="18"/>
              </w:rPr>
            </w:pPr>
            <w:r w:rsidRPr="3B146FD8">
              <w:rPr>
                <w:rFonts w:ascii="Arial" w:hAnsi="Arial" w:cs="Arial"/>
                <w:sz w:val="18"/>
                <w:szCs w:val="18"/>
              </w:rPr>
              <w:t xml:space="preserve">Lactate &gt;2.0 mmol/L </w:t>
            </w:r>
            <w:r w:rsidRPr="3B146FD8">
              <w:rPr>
                <w:rFonts w:ascii="Arial" w:hAnsi="Arial" w:cs="Arial"/>
                <w:b/>
                <w:bCs/>
                <w:sz w:val="18"/>
                <w:szCs w:val="18"/>
              </w:rPr>
              <w:t>and</w:t>
            </w:r>
            <w:r w:rsidRPr="3B146FD8">
              <w:rPr>
                <w:rFonts w:ascii="Arial" w:hAnsi="Arial" w:cs="Arial"/>
                <w:sz w:val="18"/>
                <w:szCs w:val="18"/>
              </w:rPr>
              <w:t xml:space="preserve"> </w:t>
            </w:r>
            <w:r w:rsidR="00422978" w:rsidRPr="3B146FD8">
              <w:rPr>
                <w:rFonts w:ascii="Arial" w:hAnsi="Arial" w:cs="Arial"/>
                <w:sz w:val="18"/>
                <w:szCs w:val="18"/>
              </w:rPr>
              <w:t>greater than the worst value from the prior calendar day</w:t>
            </w:r>
            <w:r w:rsidR="7237E7C5" w:rsidRPr="3B146FD8">
              <w:rPr>
                <w:rFonts w:ascii="Arial" w:hAnsi="Arial" w:cs="Arial"/>
                <w:sz w:val="18"/>
                <w:szCs w:val="18"/>
              </w:rPr>
              <w:t xml:space="preserve"> or </w:t>
            </w:r>
          </w:p>
          <w:p w14:paraId="187FBA0D" w14:textId="3CFA20EF" w:rsidR="0053115D" w:rsidRPr="000B122E" w:rsidRDefault="7237E7C5" w:rsidP="000B122E">
            <w:pPr>
              <w:spacing w:after="0" w:line="240" w:lineRule="auto"/>
              <w:rPr>
                <w:rFonts w:ascii="Arial" w:hAnsi="Arial" w:cs="Arial"/>
                <w:sz w:val="18"/>
                <w:szCs w:val="18"/>
              </w:rPr>
            </w:pPr>
            <w:r w:rsidRPr="3B146FD8">
              <w:rPr>
                <w:rFonts w:ascii="Arial" w:hAnsi="Arial" w:cs="Arial"/>
                <w:sz w:val="18"/>
                <w:szCs w:val="18"/>
              </w:rPr>
              <w:t>lactate &gt; 2.0 if no prior value available</w:t>
            </w:r>
          </w:p>
        </w:tc>
        <w:tc>
          <w:tcPr>
            <w:tcW w:w="3240" w:type="dxa"/>
            <w:vAlign w:val="center"/>
            <w:hideMark/>
          </w:tcPr>
          <w:p w14:paraId="77114190" w14:textId="3DC28463" w:rsidR="000B122E" w:rsidRPr="000B122E" w:rsidRDefault="00034BC2" w:rsidP="000B122E">
            <w:pPr>
              <w:spacing w:after="0" w:line="240" w:lineRule="auto"/>
              <w:rPr>
                <w:rFonts w:ascii="Arial" w:hAnsi="Arial" w:cs="Arial"/>
                <w:sz w:val="18"/>
                <w:szCs w:val="18"/>
              </w:rPr>
            </w:pPr>
            <w:r>
              <w:rPr>
                <w:rFonts w:ascii="Arial" w:hAnsi="Arial" w:cs="Arial"/>
                <w:sz w:val="18"/>
                <w:szCs w:val="18"/>
              </w:rPr>
              <w:t>See below for examples of implementation</w:t>
            </w:r>
          </w:p>
        </w:tc>
      </w:tr>
      <w:tr w:rsidR="000B122E" w:rsidRPr="000B122E" w14:paraId="2EBDD5C5" w14:textId="77777777" w:rsidTr="3B146FD8">
        <w:trPr>
          <w:tblCellSpacing w:w="15" w:type="dxa"/>
        </w:trPr>
        <w:tc>
          <w:tcPr>
            <w:tcW w:w="0" w:type="auto"/>
            <w:vAlign w:val="center"/>
            <w:hideMark/>
          </w:tcPr>
          <w:p w14:paraId="4E460853" w14:textId="77777777" w:rsidR="000B122E" w:rsidRPr="000B122E" w:rsidRDefault="000B122E" w:rsidP="000B122E">
            <w:pPr>
              <w:spacing w:after="0" w:line="240" w:lineRule="auto"/>
              <w:rPr>
                <w:rFonts w:ascii="Arial" w:hAnsi="Arial" w:cs="Arial"/>
                <w:sz w:val="18"/>
                <w:szCs w:val="18"/>
              </w:rPr>
            </w:pPr>
            <w:r w:rsidRPr="000B122E">
              <w:rPr>
                <w:rFonts w:ascii="Arial" w:hAnsi="Arial" w:cs="Arial"/>
                <w:b/>
                <w:bCs/>
                <w:sz w:val="18"/>
                <w:szCs w:val="18"/>
              </w:rPr>
              <w:t>Renal</w:t>
            </w:r>
          </w:p>
        </w:tc>
        <w:tc>
          <w:tcPr>
            <w:tcW w:w="4759" w:type="dxa"/>
            <w:vAlign w:val="center"/>
            <w:hideMark/>
          </w:tcPr>
          <w:p w14:paraId="6FBA35E3" w14:textId="4FC47639" w:rsidR="000B122E" w:rsidRPr="000B122E" w:rsidRDefault="000B122E" w:rsidP="000B122E">
            <w:pPr>
              <w:spacing w:after="0" w:line="240" w:lineRule="auto"/>
              <w:rPr>
                <w:rFonts w:ascii="Arial" w:hAnsi="Arial" w:cs="Arial"/>
                <w:sz w:val="18"/>
                <w:szCs w:val="18"/>
              </w:rPr>
            </w:pPr>
            <w:r w:rsidRPr="000B122E">
              <w:rPr>
                <w:rFonts w:ascii="Arial" w:hAnsi="Arial" w:cs="Arial"/>
                <w:sz w:val="18"/>
                <w:szCs w:val="18"/>
              </w:rPr>
              <w:t xml:space="preserve">Creatinine ≥2× baseline &amp; &gt;1.18 </w:t>
            </w:r>
            <w:r w:rsidR="0097476B" w:rsidRPr="00C53E2A">
              <w:rPr>
                <w:rFonts w:ascii="Arial" w:hAnsi="Arial" w:cs="Arial"/>
                <w:sz w:val="18"/>
                <w:szCs w:val="18"/>
              </w:rPr>
              <w:t xml:space="preserve">mg/dL (males) or </w:t>
            </w:r>
            <w:r w:rsidRPr="000B122E">
              <w:rPr>
                <w:rFonts w:ascii="Arial" w:hAnsi="Arial" w:cs="Arial"/>
                <w:sz w:val="18"/>
                <w:szCs w:val="18"/>
              </w:rPr>
              <w:t>&gt;1.02 mg/dL</w:t>
            </w:r>
            <w:r w:rsidR="0097476B" w:rsidRPr="00C53E2A">
              <w:rPr>
                <w:rFonts w:ascii="Arial" w:hAnsi="Arial" w:cs="Arial"/>
                <w:sz w:val="18"/>
                <w:szCs w:val="18"/>
              </w:rPr>
              <w:t xml:space="preserve"> (females)</w:t>
            </w:r>
          </w:p>
        </w:tc>
        <w:tc>
          <w:tcPr>
            <w:tcW w:w="3240" w:type="dxa"/>
            <w:vAlign w:val="center"/>
            <w:hideMark/>
          </w:tcPr>
          <w:p w14:paraId="55B22838" w14:textId="77777777" w:rsidR="000B122E" w:rsidRPr="000B122E" w:rsidRDefault="000B122E" w:rsidP="000B122E">
            <w:pPr>
              <w:spacing w:after="0" w:line="240" w:lineRule="auto"/>
              <w:rPr>
                <w:rFonts w:ascii="Arial" w:hAnsi="Arial" w:cs="Arial"/>
                <w:sz w:val="18"/>
                <w:szCs w:val="18"/>
              </w:rPr>
            </w:pPr>
            <w:r w:rsidRPr="000B122E">
              <w:rPr>
                <w:rFonts w:ascii="Arial" w:hAnsi="Arial" w:cs="Arial"/>
                <w:sz w:val="18"/>
                <w:szCs w:val="18"/>
              </w:rPr>
              <w:t>Exclude ESRD (N18.6)</w:t>
            </w:r>
          </w:p>
        </w:tc>
      </w:tr>
      <w:tr w:rsidR="000B122E" w:rsidRPr="000B122E" w14:paraId="4C0F00D2" w14:textId="77777777" w:rsidTr="3B146FD8">
        <w:trPr>
          <w:tblCellSpacing w:w="15" w:type="dxa"/>
        </w:trPr>
        <w:tc>
          <w:tcPr>
            <w:tcW w:w="0" w:type="auto"/>
            <w:vAlign w:val="center"/>
            <w:hideMark/>
          </w:tcPr>
          <w:p w14:paraId="43BEAFD9" w14:textId="77777777" w:rsidR="000B122E" w:rsidRPr="000B122E" w:rsidRDefault="000B122E" w:rsidP="000B122E">
            <w:pPr>
              <w:spacing w:after="0" w:line="240" w:lineRule="auto"/>
              <w:rPr>
                <w:rFonts w:ascii="Arial" w:hAnsi="Arial" w:cs="Arial"/>
                <w:sz w:val="18"/>
                <w:szCs w:val="18"/>
              </w:rPr>
            </w:pPr>
            <w:r w:rsidRPr="000B122E">
              <w:rPr>
                <w:rFonts w:ascii="Arial" w:hAnsi="Arial" w:cs="Arial"/>
                <w:b/>
                <w:bCs/>
                <w:sz w:val="18"/>
                <w:szCs w:val="18"/>
              </w:rPr>
              <w:t>Hepatic</w:t>
            </w:r>
          </w:p>
        </w:tc>
        <w:tc>
          <w:tcPr>
            <w:tcW w:w="4759" w:type="dxa"/>
            <w:vAlign w:val="center"/>
            <w:hideMark/>
          </w:tcPr>
          <w:p w14:paraId="056CE40A" w14:textId="77777777" w:rsidR="000B122E" w:rsidRPr="000B122E" w:rsidRDefault="000B122E" w:rsidP="000B122E">
            <w:pPr>
              <w:spacing w:after="0" w:line="240" w:lineRule="auto"/>
              <w:rPr>
                <w:rFonts w:ascii="Arial" w:hAnsi="Arial" w:cs="Arial"/>
                <w:sz w:val="18"/>
                <w:szCs w:val="18"/>
              </w:rPr>
            </w:pPr>
            <w:r w:rsidRPr="000B122E">
              <w:rPr>
                <w:rFonts w:ascii="Arial" w:hAnsi="Arial" w:cs="Arial"/>
                <w:sz w:val="18"/>
                <w:szCs w:val="18"/>
              </w:rPr>
              <w:t>Bilirubin ≥2.0 mg/dL &amp; ≥2× baseline</w:t>
            </w:r>
          </w:p>
        </w:tc>
        <w:tc>
          <w:tcPr>
            <w:tcW w:w="3240" w:type="dxa"/>
            <w:vAlign w:val="center"/>
            <w:hideMark/>
          </w:tcPr>
          <w:p w14:paraId="3D74FCB2" w14:textId="7BE84E6E" w:rsidR="000B122E" w:rsidRPr="000B122E" w:rsidRDefault="000B122E" w:rsidP="000B122E">
            <w:pPr>
              <w:spacing w:after="0" w:line="240" w:lineRule="auto"/>
              <w:rPr>
                <w:rFonts w:ascii="Arial" w:hAnsi="Arial" w:cs="Arial"/>
                <w:sz w:val="18"/>
                <w:szCs w:val="18"/>
              </w:rPr>
            </w:pPr>
            <w:r w:rsidRPr="000B122E">
              <w:rPr>
                <w:rFonts w:ascii="Arial" w:hAnsi="Arial" w:cs="Arial"/>
                <w:sz w:val="18"/>
                <w:szCs w:val="18"/>
              </w:rPr>
              <w:t>Exclude moderate/severe liver disease, hemolytic anemia</w:t>
            </w:r>
            <w:r w:rsidR="009D08DF">
              <w:rPr>
                <w:rFonts w:ascii="Arial" w:hAnsi="Arial" w:cs="Arial"/>
                <w:sz w:val="18"/>
                <w:szCs w:val="18"/>
              </w:rPr>
              <w:t xml:space="preserve"> (see Appendix C for relevant codes)</w:t>
            </w:r>
          </w:p>
        </w:tc>
      </w:tr>
      <w:tr w:rsidR="000B122E" w:rsidRPr="000B122E" w14:paraId="5570A5CD" w14:textId="77777777" w:rsidTr="3B146FD8">
        <w:trPr>
          <w:trHeight w:val="300"/>
          <w:tblCellSpacing w:w="15" w:type="dxa"/>
        </w:trPr>
        <w:tc>
          <w:tcPr>
            <w:tcW w:w="0" w:type="auto"/>
            <w:vAlign w:val="center"/>
            <w:hideMark/>
          </w:tcPr>
          <w:p w14:paraId="769F4F0E" w14:textId="77777777" w:rsidR="000B122E" w:rsidRPr="000B122E" w:rsidRDefault="000B122E" w:rsidP="000B122E">
            <w:pPr>
              <w:spacing w:after="0" w:line="240" w:lineRule="auto"/>
              <w:rPr>
                <w:rFonts w:ascii="Arial" w:hAnsi="Arial" w:cs="Arial"/>
                <w:sz w:val="18"/>
                <w:szCs w:val="18"/>
              </w:rPr>
            </w:pPr>
            <w:r w:rsidRPr="000B122E">
              <w:rPr>
                <w:rFonts w:ascii="Arial" w:hAnsi="Arial" w:cs="Arial"/>
                <w:b/>
                <w:bCs/>
                <w:sz w:val="18"/>
                <w:szCs w:val="18"/>
              </w:rPr>
              <w:t>Coagulation</w:t>
            </w:r>
          </w:p>
        </w:tc>
        <w:tc>
          <w:tcPr>
            <w:tcW w:w="4759" w:type="dxa"/>
            <w:vAlign w:val="center"/>
            <w:hideMark/>
          </w:tcPr>
          <w:p w14:paraId="58A8B2F6" w14:textId="15E1692A" w:rsidR="000B122E" w:rsidRPr="000B122E" w:rsidRDefault="000B122E" w:rsidP="000B122E">
            <w:pPr>
              <w:spacing w:after="0" w:line="240" w:lineRule="auto"/>
              <w:rPr>
                <w:rFonts w:ascii="Arial" w:hAnsi="Arial" w:cs="Arial"/>
                <w:sz w:val="18"/>
                <w:szCs w:val="18"/>
              </w:rPr>
            </w:pPr>
            <w:r w:rsidRPr="000B122E">
              <w:rPr>
                <w:rFonts w:ascii="Arial" w:hAnsi="Arial" w:cs="Arial"/>
                <w:sz w:val="18"/>
                <w:szCs w:val="18"/>
              </w:rPr>
              <w:t>Platelets &lt;100</w:t>
            </w:r>
            <w:r w:rsidR="0097476B" w:rsidRPr="00C53E2A">
              <w:rPr>
                <w:rFonts w:ascii="Arial" w:hAnsi="Arial" w:cs="Arial"/>
                <w:sz w:val="18"/>
                <w:szCs w:val="18"/>
              </w:rPr>
              <w:t xml:space="preserve"> x 10^9/L</w:t>
            </w:r>
            <w:r w:rsidRPr="000B122E">
              <w:rPr>
                <w:rFonts w:ascii="Arial" w:hAnsi="Arial" w:cs="Arial"/>
                <w:sz w:val="18"/>
                <w:szCs w:val="18"/>
              </w:rPr>
              <w:t xml:space="preserve"> &amp; ≥50% decline from baseline (baseline ≥100</w:t>
            </w:r>
            <w:r w:rsidR="0097476B" w:rsidRPr="00C53E2A">
              <w:rPr>
                <w:rFonts w:ascii="Arial" w:hAnsi="Arial" w:cs="Arial"/>
                <w:sz w:val="18"/>
                <w:szCs w:val="18"/>
              </w:rPr>
              <w:t xml:space="preserve"> x 10^9/L)</w:t>
            </w:r>
            <w:r w:rsidRPr="000B122E">
              <w:rPr>
                <w:rFonts w:ascii="Arial" w:hAnsi="Arial" w:cs="Arial"/>
                <w:sz w:val="18"/>
                <w:szCs w:val="18"/>
              </w:rPr>
              <w:t>)</w:t>
            </w:r>
          </w:p>
        </w:tc>
        <w:tc>
          <w:tcPr>
            <w:tcW w:w="3240" w:type="dxa"/>
            <w:vAlign w:val="center"/>
            <w:hideMark/>
          </w:tcPr>
          <w:p w14:paraId="5AE67057" w14:textId="04F00021" w:rsidR="000B122E" w:rsidRPr="000B122E" w:rsidRDefault="000B122E" w:rsidP="000B122E">
            <w:pPr>
              <w:spacing w:after="0" w:line="240" w:lineRule="auto"/>
              <w:rPr>
                <w:rFonts w:ascii="Arial" w:hAnsi="Arial" w:cs="Arial"/>
                <w:sz w:val="18"/>
                <w:szCs w:val="18"/>
              </w:rPr>
            </w:pPr>
            <w:r w:rsidRPr="000B122E">
              <w:rPr>
                <w:rFonts w:ascii="Arial" w:hAnsi="Arial" w:cs="Arial"/>
                <w:sz w:val="18"/>
                <w:szCs w:val="18"/>
              </w:rPr>
              <w:t>Exclude cancer</w:t>
            </w:r>
            <w:r w:rsidR="009D08DF">
              <w:rPr>
                <w:rFonts w:ascii="Arial" w:hAnsi="Arial" w:cs="Arial"/>
                <w:sz w:val="18"/>
                <w:szCs w:val="18"/>
              </w:rPr>
              <w:t xml:space="preserve"> (see Appendix C for relevant codes)</w:t>
            </w:r>
          </w:p>
        </w:tc>
      </w:tr>
    </w:tbl>
    <w:p w14:paraId="59280D9D" w14:textId="77777777" w:rsidR="0097476B" w:rsidRDefault="0097476B" w:rsidP="000B122E">
      <w:pPr>
        <w:spacing w:after="0" w:line="240" w:lineRule="auto"/>
        <w:rPr>
          <w:rFonts w:ascii="Arial" w:hAnsi="Arial" w:cs="Arial"/>
          <w:b/>
          <w:bCs/>
        </w:rPr>
      </w:pPr>
    </w:p>
    <w:p w14:paraId="5D958E66" w14:textId="5E5CC4FC" w:rsidR="000B122E" w:rsidRPr="000B122E" w:rsidRDefault="0059E29C" w:rsidP="000B122E">
      <w:pPr>
        <w:spacing w:after="0" w:line="240" w:lineRule="auto"/>
        <w:rPr>
          <w:rFonts w:ascii="Arial" w:hAnsi="Arial" w:cs="Arial"/>
          <w:b/>
          <w:bCs/>
        </w:rPr>
      </w:pPr>
      <w:r w:rsidRPr="554DB9F4">
        <w:rPr>
          <w:rFonts w:ascii="Arial" w:hAnsi="Arial" w:cs="Arial"/>
          <w:b/>
          <w:bCs/>
        </w:rPr>
        <w:t>2.1 Escalation / “New” Rules</w:t>
      </w:r>
    </w:p>
    <w:p w14:paraId="4D84D298" w14:textId="5DFD7108" w:rsidR="000B122E" w:rsidRDefault="000B122E" w:rsidP="00F742D1">
      <w:pPr>
        <w:numPr>
          <w:ilvl w:val="0"/>
          <w:numId w:val="13"/>
        </w:numPr>
        <w:tabs>
          <w:tab w:val="num" w:pos="720"/>
        </w:tabs>
        <w:spacing w:after="0" w:line="240" w:lineRule="auto"/>
        <w:rPr>
          <w:rFonts w:ascii="Arial" w:hAnsi="Arial" w:cs="Arial"/>
        </w:rPr>
      </w:pPr>
      <w:r w:rsidRPr="000B122E">
        <w:rPr>
          <w:rFonts w:ascii="Arial" w:hAnsi="Arial" w:cs="Arial"/>
        </w:rPr>
        <w:t xml:space="preserve">“New” </w:t>
      </w:r>
      <w:r w:rsidR="0097476B">
        <w:rPr>
          <w:rFonts w:ascii="Arial" w:hAnsi="Arial" w:cs="Arial"/>
        </w:rPr>
        <w:t xml:space="preserve">for hypotension, vasopressors, mechanical ventilation, or HFNC/non-invasive ventilation </w:t>
      </w:r>
      <w:r w:rsidRPr="000B122E">
        <w:rPr>
          <w:rFonts w:ascii="Arial" w:hAnsi="Arial" w:cs="Arial"/>
        </w:rPr>
        <w:t>= not present/administered on prior day</w:t>
      </w:r>
    </w:p>
    <w:p w14:paraId="55C3982D" w14:textId="02A090BA" w:rsidR="00E62E57" w:rsidRDefault="00E62E57" w:rsidP="3B146FD8">
      <w:pPr>
        <w:numPr>
          <w:ilvl w:val="0"/>
          <w:numId w:val="13"/>
        </w:numPr>
        <w:tabs>
          <w:tab w:val="num" w:pos="720"/>
        </w:tabs>
        <w:spacing w:after="0" w:line="240" w:lineRule="auto"/>
        <w:rPr>
          <w:rFonts w:ascii="Arial" w:hAnsi="Arial" w:cs="Arial"/>
        </w:rPr>
      </w:pPr>
      <w:r w:rsidRPr="3B146FD8">
        <w:rPr>
          <w:rFonts w:ascii="Arial" w:hAnsi="Arial" w:cs="Arial"/>
        </w:rPr>
        <w:t xml:space="preserve">Escalation for respiratory organ dysfunction represents HFNC/NIV </w:t>
      </w:r>
      <w:r w:rsidRPr="3B146FD8">
        <w:rPr>
          <w:rFonts w:ascii="Wingdings" w:eastAsia="Wingdings" w:hAnsi="Wingdings" w:cs="Wingdings"/>
        </w:rPr>
        <w:t>à</w:t>
      </w:r>
      <w:r w:rsidRPr="3B146FD8">
        <w:rPr>
          <w:rFonts w:ascii="Arial" w:hAnsi="Arial" w:cs="Arial"/>
        </w:rPr>
        <w:t xml:space="preserve"> invasive ventilation</w:t>
      </w:r>
    </w:p>
    <w:p w14:paraId="6AACF1EA" w14:textId="77777777" w:rsidR="000B122E" w:rsidRDefault="0059E29C" w:rsidP="00F742D1">
      <w:pPr>
        <w:numPr>
          <w:ilvl w:val="0"/>
          <w:numId w:val="13"/>
        </w:numPr>
        <w:tabs>
          <w:tab w:val="num" w:pos="720"/>
        </w:tabs>
        <w:spacing w:after="0" w:line="240" w:lineRule="auto"/>
        <w:rPr>
          <w:rFonts w:ascii="Arial" w:hAnsi="Arial" w:cs="Arial"/>
        </w:rPr>
      </w:pPr>
      <w:r w:rsidRPr="3B146FD8">
        <w:rPr>
          <w:rFonts w:ascii="Arial" w:hAnsi="Arial" w:cs="Arial"/>
        </w:rPr>
        <w:t>HFNC &amp; NIV are interchangeable for escalation purposes</w:t>
      </w:r>
    </w:p>
    <w:p w14:paraId="3A837C0A" w14:textId="501CB0A3" w:rsidR="70695E3B" w:rsidRDefault="70695E3B" w:rsidP="554DB9F4">
      <w:pPr>
        <w:numPr>
          <w:ilvl w:val="0"/>
          <w:numId w:val="13"/>
        </w:numPr>
        <w:tabs>
          <w:tab w:val="num" w:pos="720"/>
        </w:tabs>
        <w:spacing w:after="0" w:line="240" w:lineRule="auto"/>
        <w:rPr>
          <w:rFonts w:ascii="Arial" w:hAnsi="Arial" w:cs="Arial"/>
        </w:rPr>
      </w:pPr>
      <w:r w:rsidRPr="3B146FD8">
        <w:rPr>
          <w:rFonts w:ascii="Arial" w:hAnsi="Arial" w:cs="Arial"/>
        </w:rPr>
        <w:t xml:space="preserve">De-escalation does </w:t>
      </w:r>
      <w:r w:rsidR="72D3C3E2" w:rsidRPr="3B146FD8">
        <w:rPr>
          <w:rFonts w:ascii="Arial" w:hAnsi="Arial" w:cs="Arial"/>
        </w:rPr>
        <w:t>not count as new organ dysfunction, i.e., vasopressors --&gt; hypotension, or invasive ventilation --&gt; HFNC/NIV</w:t>
      </w:r>
    </w:p>
    <w:p w14:paraId="5A4919E6" w14:textId="02A986A0" w:rsidR="54B6837F" w:rsidRDefault="54B6837F" w:rsidP="5675675C">
      <w:pPr>
        <w:numPr>
          <w:ilvl w:val="0"/>
          <w:numId w:val="13"/>
        </w:numPr>
        <w:tabs>
          <w:tab w:val="num" w:pos="720"/>
        </w:tabs>
        <w:spacing w:after="0" w:line="240" w:lineRule="auto"/>
        <w:rPr>
          <w:rFonts w:ascii="Arial" w:hAnsi="Arial" w:cs="Arial"/>
        </w:rPr>
      </w:pPr>
      <w:r w:rsidRPr="3B146FD8">
        <w:rPr>
          <w:rFonts w:ascii="Arial" w:hAnsi="Arial" w:cs="Arial"/>
        </w:rPr>
        <w:t xml:space="preserve">If HFNC/NIV is new and present just for one day within the sepsis event window, then escalates to invasive ventilation the next day, the day of HFNC/NIV is considered the first organ dysfunction day. </w:t>
      </w:r>
    </w:p>
    <w:p w14:paraId="30655DF3" w14:textId="77777777" w:rsidR="00C7449F" w:rsidRDefault="00C7449F" w:rsidP="00C7449F">
      <w:pPr>
        <w:tabs>
          <w:tab w:val="num" w:pos="720"/>
        </w:tabs>
        <w:spacing w:after="0" w:line="240" w:lineRule="auto"/>
        <w:rPr>
          <w:rFonts w:ascii="Arial" w:hAnsi="Arial" w:cs="Arial"/>
          <w:b/>
          <w:bCs/>
        </w:rPr>
      </w:pPr>
    </w:p>
    <w:p w14:paraId="6BBE3CB0" w14:textId="6C1302F5" w:rsidR="00422978" w:rsidRPr="00C7449F" w:rsidRDefault="00B339E0" w:rsidP="00C7449F">
      <w:pPr>
        <w:tabs>
          <w:tab w:val="num" w:pos="720"/>
        </w:tabs>
        <w:spacing w:after="0" w:line="240" w:lineRule="auto"/>
        <w:rPr>
          <w:rFonts w:ascii="Arial" w:hAnsi="Arial" w:cs="Arial"/>
          <w:b/>
          <w:bCs/>
        </w:rPr>
      </w:pPr>
      <w:r w:rsidRPr="00C7449F">
        <w:rPr>
          <w:rFonts w:ascii="Arial" w:hAnsi="Arial" w:cs="Arial"/>
          <w:b/>
          <w:bCs/>
        </w:rPr>
        <w:t xml:space="preserve">Cardiovascular Organ Dysfunction </w:t>
      </w:r>
      <w:r w:rsidR="006C25F2" w:rsidRPr="00C7449F">
        <w:rPr>
          <w:rFonts w:ascii="Arial" w:hAnsi="Arial" w:cs="Arial"/>
          <w:b/>
          <w:bCs/>
        </w:rPr>
        <w:t>–</w:t>
      </w:r>
      <w:r w:rsidRPr="00C7449F">
        <w:rPr>
          <w:rFonts w:ascii="Arial" w:hAnsi="Arial" w:cs="Arial"/>
          <w:b/>
          <w:bCs/>
        </w:rPr>
        <w:t xml:space="preserve"> </w:t>
      </w:r>
      <w:r w:rsidR="006C25F2" w:rsidRPr="00C7449F">
        <w:rPr>
          <w:rFonts w:ascii="Arial" w:hAnsi="Arial" w:cs="Arial"/>
          <w:b/>
          <w:bCs/>
        </w:rPr>
        <w:t>“</w:t>
      </w:r>
      <w:r w:rsidRPr="00C7449F">
        <w:rPr>
          <w:rFonts w:ascii="Arial" w:hAnsi="Arial" w:cs="Arial"/>
          <w:b/>
          <w:bCs/>
        </w:rPr>
        <w:t>New / Escalatio</w:t>
      </w:r>
      <w:r w:rsidR="006C25F2" w:rsidRPr="00C7449F">
        <w:rPr>
          <w:rFonts w:ascii="Arial" w:hAnsi="Arial" w:cs="Arial"/>
          <w:b/>
          <w:bCs/>
        </w:rPr>
        <w:t>n”</w:t>
      </w:r>
      <w:r w:rsidRPr="00C7449F">
        <w:rPr>
          <w:rFonts w:ascii="Arial" w:hAnsi="Arial" w:cs="Arial"/>
          <w:b/>
          <w:bCs/>
        </w:rPr>
        <w:t xml:space="preserve"> Examples</w:t>
      </w:r>
    </w:p>
    <w:p w14:paraId="75DAA26F" w14:textId="77777777" w:rsidR="000507A3" w:rsidRDefault="000507A3" w:rsidP="000507A3">
      <w:pPr>
        <w:tabs>
          <w:tab w:val="num" w:pos="720"/>
        </w:tabs>
        <w:spacing w:after="0" w:line="240" w:lineRule="auto"/>
        <w:rPr>
          <w:rFonts w:ascii="Arial" w:hAnsi="Arial" w:cs="Arial"/>
          <w:b/>
          <w:bCs/>
        </w:rPr>
      </w:pPr>
    </w:p>
    <w:p w14:paraId="53EDC059" w14:textId="4E232B30" w:rsidR="000507A3" w:rsidRPr="000507A3" w:rsidRDefault="000507A3" w:rsidP="000507A3">
      <w:pPr>
        <w:tabs>
          <w:tab w:val="num" w:pos="720"/>
        </w:tabs>
        <w:spacing w:after="0" w:line="240" w:lineRule="auto"/>
        <w:rPr>
          <w:rFonts w:ascii="Arial" w:hAnsi="Arial" w:cs="Arial"/>
        </w:rPr>
      </w:pPr>
      <w:r w:rsidRPr="000507A3">
        <w:rPr>
          <w:rFonts w:ascii="Arial" w:hAnsi="Arial" w:cs="Arial"/>
        </w:rPr>
        <w:t xml:space="preserve">Days 4-6 represent the sepsis event window (anchored on the infection onset day – day 5) during which qualifying organ dysfunction must occur. </w:t>
      </w:r>
    </w:p>
    <w:p w14:paraId="7D223E64" w14:textId="77777777" w:rsidR="00B339E0" w:rsidRDefault="00B339E0" w:rsidP="00422978">
      <w:pPr>
        <w:tabs>
          <w:tab w:val="num" w:pos="720"/>
        </w:tabs>
        <w:spacing w:after="0" w:line="240" w:lineRule="auto"/>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1194"/>
        <w:gridCol w:w="1249"/>
        <w:gridCol w:w="1194"/>
        <w:gridCol w:w="1303"/>
        <w:gridCol w:w="1239"/>
        <w:gridCol w:w="1965"/>
      </w:tblGrid>
      <w:tr w:rsidR="00B339E0" w:rsidRPr="00B339E0" w14:paraId="7339FC76" w14:textId="77777777" w:rsidTr="3B146FD8">
        <w:trPr>
          <w:trHeight w:val="300"/>
        </w:trPr>
        <w:tc>
          <w:tcPr>
            <w:tcW w:w="1221" w:type="dxa"/>
            <w:shd w:val="clear" w:color="auto" w:fill="D9D9D9" w:themeFill="background1" w:themeFillShade="D9"/>
          </w:tcPr>
          <w:p w14:paraId="78FAEE39" w14:textId="77777777" w:rsidR="00B339E0" w:rsidRPr="00B339E0" w:rsidRDefault="00B339E0" w:rsidP="001E2E94">
            <w:pPr>
              <w:rPr>
                <w:rFonts w:ascii="Arial" w:hAnsi="Arial" w:cs="Arial"/>
                <w:b/>
                <w:bCs/>
                <w:sz w:val="16"/>
                <w:szCs w:val="16"/>
              </w:rPr>
            </w:pPr>
            <w:r w:rsidRPr="00B339E0">
              <w:rPr>
                <w:rFonts w:ascii="Arial" w:hAnsi="Arial" w:cs="Arial"/>
                <w:b/>
                <w:bCs/>
                <w:sz w:val="16"/>
                <w:szCs w:val="16"/>
              </w:rPr>
              <w:t>Scenario</w:t>
            </w:r>
          </w:p>
        </w:tc>
        <w:tc>
          <w:tcPr>
            <w:tcW w:w="1226" w:type="dxa"/>
            <w:shd w:val="clear" w:color="auto" w:fill="D9D9D9" w:themeFill="background1" w:themeFillShade="D9"/>
          </w:tcPr>
          <w:p w14:paraId="4D91E6FC"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Day 3 (Pre-Window)</w:t>
            </w:r>
          </w:p>
        </w:tc>
        <w:tc>
          <w:tcPr>
            <w:tcW w:w="1275" w:type="dxa"/>
            <w:shd w:val="clear" w:color="auto" w:fill="FFFF00"/>
          </w:tcPr>
          <w:p w14:paraId="71572923"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Day 4</w:t>
            </w:r>
          </w:p>
        </w:tc>
        <w:tc>
          <w:tcPr>
            <w:tcW w:w="1226" w:type="dxa"/>
            <w:shd w:val="clear" w:color="auto" w:fill="FFFF00"/>
          </w:tcPr>
          <w:p w14:paraId="37D20A84" w14:textId="3A29A822"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Day 5 (Infection Onset)</w:t>
            </w:r>
          </w:p>
        </w:tc>
        <w:tc>
          <w:tcPr>
            <w:tcW w:w="1350" w:type="dxa"/>
            <w:shd w:val="clear" w:color="auto" w:fill="FFFF00"/>
          </w:tcPr>
          <w:p w14:paraId="0FEA4BE3"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Day 6</w:t>
            </w:r>
          </w:p>
        </w:tc>
        <w:tc>
          <w:tcPr>
            <w:tcW w:w="1164" w:type="dxa"/>
            <w:shd w:val="clear" w:color="auto" w:fill="D9D9D9" w:themeFill="background1" w:themeFillShade="D9"/>
          </w:tcPr>
          <w:p w14:paraId="2A6E0674"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Meets Organ Dysfunction?</w:t>
            </w:r>
          </w:p>
        </w:tc>
        <w:tc>
          <w:tcPr>
            <w:tcW w:w="1888" w:type="dxa"/>
            <w:shd w:val="clear" w:color="auto" w:fill="D9D9D9" w:themeFill="background1" w:themeFillShade="D9"/>
          </w:tcPr>
          <w:p w14:paraId="59FA5273"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Earliest Qualifying Day / Reason</w:t>
            </w:r>
          </w:p>
        </w:tc>
      </w:tr>
      <w:tr w:rsidR="00B339E0" w:rsidRPr="00B339E0" w14:paraId="2A68C934" w14:textId="77777777" w:rsidTr="3B146FD8">
        <w:trPr>
          <w:trHeight w:val="300"/>
        </w:trPr>
        <w:tc>
          <w:tcPr>
            <w:tcW w:w="1221" w:type="dxa"/>
          </w:tcPr>
          <w:p w14:paraId="12973048" w14:textId="1F096B6B" w:rsidR="00B339E0" w:rsidRPr="00B339E0" w:rsidRDefault="00B339E0" w:rsidP="001E2E94">
            <w:pPr>
              <w:rPr>
                <w:rFonts w:ascii="Arial" w:hAnsi="Arial" w:cs="Arial"/>
                <w:sz w:val="16"/>
                <w:szCs w:val="16"/>
              </w:rPr>
            </w:pPr>
            <w:r w:rsidRPr="00B339E0">
              <w:rPr>
                <w:rFonts w:ascii="Arial" w:hAnsi="Arial" w:cs="Arial"/>
                <w:sz w:val="16"/>
                <w:szCs w:val="16"/>
              </w:rPr>
              <w:lastRenderedPageBreak/>
              <w:t>1</w:t>
            </w:r>
            <w:r w:rsidR="000507A3">
              <w:rPr>
                <w:rFonts w:ascii="Arial" w:hAnsi="Arial" w:cs="Arial"/>
                <w:sz w:val="16"/>
                <w:szCs w:val="16"/>
              </w:rPr>
              <w:t xml:space="preserve">: </w:t>
            </w:r>
            <w:r w:rsidRPr="00B339E0">
              <w:rPr>
                <w:rFonts w:ascii="Arial" w:hAnsi="Arial" w:cs="Arial"/>
                <w:sz w:val="16"/>
                <w:szCs w:val="16"/>
              </w:rPr>
              <w:t>No prior hypotension</w:t>
            </w:r>
          </w:p>
        </w:tc>
        <w:tc>
          <w:tcPr>
            <w:tcW w:w="1226" w:type="dxa"/>
          </w:tcPr>
          <w:p w14:paraId="4D2405E9"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w:t>
            </w:r>
          </w:p>
        </w:tc>
        <w:tc>
          <w:tcPr>
            <w:tcW w:w="1275" w:type="dxa"/>
            <w:shd w:val="clear" w:color="auto" w:fill="FFFF00"/>
          </w:tcPr>
          <w:p w14:paraId="7A03879E" w14:textId="77777777" w:rsidR="00B339E0" w:rsidRPr="00B339E0" w:rsidRDefault="00B339E0" w:rsidP="00B339E0">
            <w:pPr>
              <w:jc w:val="center"/>
              <w:rPr>
                <w:rFonts w:ascii="Arial" w:hAnsi="Arial" w:cs="Arial"/>
                <w:b/>
                <w:bCs/>
                <w:sz w:val="16"/>
                <w:szCs w:val="16"/>
              </w:rPr>
            </w:pPr>
            <w:r w:rsidRPr="00B339E0">
              <w:rPr>
                <w:rFonts w:ascii="Arial" w:hAnsi="Arial" w:cs="Arial"/>
                <w:b/>
                <w:bCs/>
                <w:color w:val="EE0000"/>
                <w:sz w:val="16"/>
                <w:szCs w:val="16"/>
              </w:rPr>
              <w:t>Hypotension</w:t>
            </w:r>
          </w:p>
        </w:tc>
        <w:tc>
          <w:tcPr>
            <w:tcW w:w="1226" w:type="dxa"/>
            <w:shd w:val="clear" w:color="auto" w:fill="FFFF00"/>
          </w:tcPr>
          <w:p w14:paraId="7476BFA4"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Hypotension</w:t>
            </w:r>
          </w:p>
        </w:tc>
        <w:tc>
          <w:tcPr>
            <w:tcW w:w="1350" w:type="dxa"/>
            <w:shd w:val="clear" w:color="auto" w:fill="FFFF00"/>
          </w:tcPr>
          <w:p w14:paraId="0AA2F18A" w14:textId="1DBD9FEE" w:rsidR="00B339E0" w:rsidRPr="00B339E0" w:rsidRDefault="00B339E0" w:rsidP="00B339E0">
            <w:pPr>
              <w:jc w:val="center"/>
              <w:rPr>
                <w:rFonts w:ascii="Arial" w:hAnsi="Arial" w:cs="Arial"/>
                <w:sz w:val="16"/>
                <w:szCs w:val="16"/>
              </w:rPr>
            </w:pPr>
            <w:r w:rsidRPr="5A587426">
              <w:rPr>
                <w:rFonts w:ascii="Arial" w:hAnsi="Arial" w:cs="Arial"/>
                <w:sz w:val="16"/>
                <w:szCs w:val="16"/>
              </w:rPr>
              <w:t>Vasopressor</w:t>
            </w:r>
          </w:p>
        </w:tc>
        <w:tc>
          <w:tcPr>
            <w:tcW w:w="1164" w:type="dxa"/>
          </w:tcPr>
          <w:p w14:paraId="2818F175"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Yes</w:t>
            </w:r>
          </w:p>
        </w:tc>
        <w:tc>
          <w:tcPr>
            <w:tcW w:w="1888" w:type="dxa"/>
          </w:tcPr>
          <w:p w14:paraId="5FF3E36D" w14:textId="5D273887" w:rsidR="00B339E0" w:rsidRPr="00B339E0" w:rsidRDefault="00B339E0" w:rsidP="00B339E0">
            <w:pPr>
              <w:jc w:val="center"/>
              <w:rPr>
                <w:rFonts w:ascii="Arial" w:hAnsi="Arial" w:cs="Arial"/>
                <w:sz w:val="16"/>
                <w:szCs w:val="16"/>
              </w:rPr>
            </w:pPr>
            <w:r w:rsidRPr="3B146FD8">
              <w:rPr>
                <w:rFonts w:ascii="Arial" w:hAnsi="Arial" w:cs="Arial"/>
                <w:sz w:val="16"/>
                <w:szCs w:val="16"/>
              </w:rPr>
              <w:t xml:space="preserve">Day 4 – New hypotension </w:t>
            </w:r>
            <w:proofErr w:type="gramStart"/>
            <w:r w:rsidRPr="3B146FD8">
              <w:rPr>
                <w:rFonts w:ascii="Arial" w:hAnsi="Arial" w:cs="Arial"/>
                <w:sz w:val="16"/>
                <w:szCs w:val="16"/>
              </w:rPr>
              <w:t>absent</w:t>
            </w:r>
            <w:proofErr w:type="gramEnd"/>
            <w:r w:rsidRPr="3B146FD8">
              <w:rPr>
                <w:rFonts w:ascii="Arial" w:hAnsi="Arial" w:cs="Arial"/>
                <w:sz w:val="16"/>
                <w:szCs w:val="16"/>
              </w:rPr>
              <w:t xml:space="preserve"> on Day 3</w:t>
            </w:r>
            <w:r w:rsidR="3EF0B3B0" w:rsidRPr="3B146FD8">
              <w:rPr>
                <w:rFonts w:ascii="Arial" w:hAnsi="Arial" w:cs="Arial"/>
                <w:sz w:val="16"/>
                <w:szCs w:val="16"/>
              </w:rPr>
              <w:t>. Day 6 would also count  (vasopressors, escalated from hypotension)</w:t>
            </w:r>
          </w:p>
        </w:tc>
      </w:tr>
      <w:tr w:rsidR="00B339E0" w:rsidRPr="00B339E0" w14:paraId="7B9A730D" w14:textId="77777777" w:rsidTr="3B146FD8">
        <w:trPr>
          <w:trHeight w:val="300"/>
        </w:trPr>
        <w:tc>
          <w:tcPr>
            <w:tcW w:w="1221" w:type="dxa"/>
          </w:tcPr>
          <w:p w14:paraId="10FBAC5B" w14:textId="3E188611" w:rsidR="00B339E0" w:rsidRPr="00B339E0" w:rsidRDefault="000507A3" w:rsidP="001E2E94">
            <w:pPr>
              <w:rPr>
                <w:rFonts w:ascii="Arial" w:hAnsi="Arial" w:cs="Arial"/>
                <w:sz w:val="16"/>
                <w:szCs w:val="16"/>
              </w:rPr>
            </w:pPr>
            <w:r>
              <w:rPr>
                <w:rFonts w:ascii="Arial" w:hAnsi="Arial" w:cs="Arial"/>
                <w:sz w:val="16"/>
                <w:szCs w:val="16"/>
              </w:rPr>
              <w:t>2:</w:t>
            </w:r>
            <w:r w:rsidR="00B339E0" w:rsidRPr="00B339E0">
              <w:rPr>
                <w:rFonts w:ascii="Arial" w:hAnsi="Arial" w:cs="Arial"/>
                <w:sz w:val="16"/>
                <w:szCs w:val="16"/>
              </w:rPr>
              <w:t xml:space="preserve"> Prior hypotension</w:t>
            </w:r>
          </w:p>
        </w:tc>
        <w:tc>
          <w:tcPr>
            <w:tcW w:w="1226" w:type="dxa"/>
          </w:tcPr>
          <w:p w14:paraId="220FD815"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Hypotension</w:t>
            </w:r>
          </w:p>
        </w:tc>
        <w:tc>
          <w:tcPr>
            <w:tcW w:w="1275" w:type="dxa"/>
            <w:shd w:val="clear" w:color="auto" w:fill="FFFF00"/>
          </w:tcPr>
          <w:p w14:paraId="54E159DF"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Hypotension</w:t>
            </w:r>
          </w:p>
        </w:tc>
        <w:tc>
          <w:tcPr>
            <w:tcW w:w="1226" w:type="dxa"/>
            <w:shd w:val="clear" w:color="auto" w:fill="FFFF00"/>
          </w:tcPr>
          <w:p w14:paraId="64419B59"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Hypotension</w:t>
            </w:r>
          </w:p>
        </w:tc>
        <w:tc>
          <w:tcPr>
            <w:tcW w:w="1350" w:type="dxa"/>
            <w:shd w:val="clear" w:color="auto" w:fill="FFFF00"/>
          </w:tcPr>
          <w:p w14:paraId="43F18F48" w14:textId="4E398B01" w:rsidR="00B339E0" w:rsidRPr="00B339E0" w:rsidRDefault="00B339E0" w:rsidP="00B339E0">
            <w:pPr>
              <w:jc w:val="center"/>
              <w:rPr>
                <w:rFonts w:ascii="Arial" w:hAnsi="Arial" w:cs="Arial"/>
                <w:b/>
                <w:bCs/>
                <w:sz w:val="16"/>
                <w:szCs w:val="16"/>
              </w:rPr>
            </w:pPr>
            <w:r w:rsidRPr="5A587426">
              <w:rPr>
                <w:rFonts w:ascii="Arial" w:hAnsi="Arial" w:cs="Arial"/>
                <w:b/>
                <w:bCs/>
                <w:color w:val="EE0000"/>
                <w:sz w:val="16"/>
                <w:szCs w:val="16"/>
              </w:rPr>
              <w:t>Vasopressor</w:t>
            </w:r>
          </w:p>
        </w:tc>
        <w:tc>
          <w:tcPr>
            <w:tcW w:w="1164" w:type="dxa"/>
          </w:tcPr>
          <w:p w14:paraId="251290DA"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Yes</w:t>
            </w:r>
          </w:p>
        </w:tc>
        <w:tc>
          <w:tcPr>
            <w:tcW w:w="1888" w:type="dxa"/>
          </w:tcPr>
          <w:p w14:paraId="544BD0EA"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Day 6 – Escalation to vasopressors</w:t>
            </w:r>
          </w:p>
        </w:tc>
      </w:tr>
      <w:tr w:rsidR="00B339E0" w:rsidRPr="00B339E0" w14:paraId="4562F107" w14:textId="77777777" w:rsidTr="3B146FD8">
        <w:trPr>
          <w:trHeight w:val="300"/>
        </w:trPr>
        <w:tc>
          <w:tcPr>
            <w:tcW w:w="1221" w:type="dxa"/>
          </w:tcPr>
          <w:p w14:paraId="6F3CB5F4" w14:textId="14CD629F" w:rsidR="00B339E0" w:rsidRPr="00B339E0" w:rsidRDefault="000507A3" w:rsidP="001E2E94">
            <w:pPr>
              <w:rPr>
                <w:rFonts w:ascii="Arial" w:hAnsi="Arial" w:cs="Arial"/>
                <w:sz w:val="16"/>
                <w:szCs w:val="16"/>
              </w:rPr>
            </w:pPr>
            <w:r>
              <w:rPr>
                <w:rFonts w:ascii="Arial" w:hAnsi="Arial" w:cs="Arial"/>
                <w:sz w:val="16"/>
                <w:szCs w:val="16"/>
              </w:rPr>
              <w:t>3:</w:t>
            </w:r>
            <w:r w:rsidR="00B339E0" w:rsidRPr="00B339E0">
              <w:rPr>
                <w:rFonts w:ascii="Arial" w:hAnsi="Arial" w:cs="Arial"/>
                <w:sz w:val="16"/>
                <w:szCs w:val="16"/>
              </w:rPr>
              <w:t xml:space="preserve"> No prior vasopressors</w:t>
            </w:r>
          </w:p>
        </w:tc>
        <w:tc>
          <w:tcPr>
            <w:tcW w:w="1226" w:type="dxa"/>
          </w:tcPr>
          <w:p w14:paraId="071D31C7"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w:t>
            </w:r>
          </w:p>
        </w:tc>
        <w:tc>
          <w:tcPr>
            <w:tcW w:w="1275" w:type="dxa"/>
            <w:shd w:val="clear" w:color="auto" w:fill="FFFF00"/>
          </w:tcPr>
          <w:p w14:paraId="060B5492" w14:textId="2AEF8D70" w:rsidR="00B339E0" w:rsidRPr="00B339E0" w:rsidRDefault="00B339E0" w:rsidP="00B339E0">
            <w:pPr>
              <w:jc w:val="center"/>
              <w:rPr>
                <w:rFonts w:ascii="Arial" w:hAnsi="Arial" w:cs="Arial"/>
                <w:b/>
                <w:bCs/>
                <w:sz w:val="16"/>
                <w:szCs w:val="16"/>
              </w:rPr>
            </w:pPr>
            <w:r w:rsidRPr="5A587426">
              <w:rPr>
                <w:rFonts w:ascii="Arial" w:hAnsi="Arial" w:cs="Arial"/>
                <w:b/>
                <w:bCs/>
                <w:color w:val="EE0000"/>
                <w:sz w:val="16"/>
                <w:szCs w:val="16"/>
              </w:rPr>
              <w:t>Vasopressor</w:t>
            </w:r>
          </w:p>
        </w:tc>
        <w:tc>
          <w:tcPr>
            <w:tcW w:w="1226" w:type="dxa"/>
            <w:shd w:val="clear" w:color="auto" w:fill="FFFF00"/>
          </w:tcPr>
          <w:p w14:paraId="7BB81E22" w14:textId="5F7BDA47" w:rsidR="00B339E0" w:rsidRPr="00B339E0" w:rsidRDefault="00B339E0" w:rsidP="00B339E0">
            <w:pPr>
              <w:jc w:val="center"/>
              <w:rPr>
                <w:rFonts w:ascii="Arial" w:hAnsi="Arial" w:cs="Arial"/>
                <w:sz w:val="16"/>
                <w:szCs w:val="16"/>
              </w:rPr>
            </w:pPr>
            <w:r w:rsidRPr="5A587426">
              <w:rPr>
                <w:rFonts w:ascii="Arial" w:hAnsi="Arial" w:cs="Arial"/>
                <w:sz w:val="16"/>
                <w:szCs w:val="16"/>
              </w:rPr>
              <w:t>Vasopressor</w:t>
            </w:r>
          </w:p>
        </w:tc>
        <w:tc>
          <w:tcPr>
            <w:tcW w:w="1350" w:type="dxa"/>
            <w:shd w:val="clear" w:color="auto" w:fill="FFFF00"/>
          </w:tcPr>
          <w:p w14:paraId="6168E7EC"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Hypotension</w:t>
            </w:r>
          </w:p>
        </w:tc>
        <w:tc>
          <w:tcPr>
            <w:tcW w:w="1164" w:type="dxa"/>
          </w:tcPr>
          <w:p w14:paraId="10964664"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Yes</w:t>
            </w:r>
          </w:p>
        </w:tc>
        <w:tc>
          <w:tcPr>
            <w:tcW w:w="1888" w:type="dxa"/>
          </w:tcPr>
          <w:p w14:paraId="70173541"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Day 4 – New vasopressors absent on Day 3</w:t>
            </w:r>
          </w:p>
        </w:tc>
      </w:tr>
      <w:tr w:rsidR="00B339E0" w:rsidRPr="00B339E0" w14:paraId="570D65CD" w14:textId="77777777" w:rsidTr="3B146FD8">
        <w:trPr>
          <w:trHeight w:val="300"/>
        </w:trPr>
        <w:tc>
          <w:tcPr>
            <w:tcW w:w="1221" w:type="dxa"/>
          </w:tcPr>
          <w:p w14:paraId="7FC58177" w14:textId="775D453C" w:rsidR="00B339E0" w:rsidRPr="00B339E0" w:rsidRDefault="56CA2417" w:rsidP="001E2E94">
            <w:pPr>
              <w:rPr>
                <w:rFonts w:ascii="Arial" w:hAnsi="Arial" w:cs="Arial"/>
                <w:sz w:val="16"/>
                <w:szCs w:val="16"/>
              </w:rPr>
            </w:pPr>
            <w:r w:rsidRPr="3B146FD8">
              <w:rPr>
                <w:rFonts w:ascii="Arial" w:hAnsi="Arial" w:cs="Arial"/>
                <w:sz w:val="16"/>
                <w:szCs w:val="16"/>
              </w:rPr>
              <w:t xml:space="preserve">4: </w:t>
            </w:r>
            <w:r w:rsidR="601F4619" w:rsidRPr="3B146FD8">
              <w:rPr>
                <w:rFonts w:ascii="Arial" w:hAnsi="Arial" w:cs="Arial"/>
                <w:sz w:val="16"/>
                <w:szCs w:val="16"/>
              </w:rPr>
              <w:t>New</w:t>
            </w:r>
            <w:r w:rsidRPr="3B146FD8">
              <w:rPr>
                <w:rFonts w:ascii="Arial" w:hAnsi="Arial" w:cs="Arial"/>
                <w:sz w:val="16"/>
                <w:szCs w:val="16"/>
              </w:rPr>
              <w:t xml:space="preserve"> vasopressor</w:t>
            </w:r>
          </w:p>
        </w:tc>
        <w:tc>
          <w:tcPr>
            <w:tcW w:w="1226" w:type="dxa"/>
          </w:tcPr>
          <w:p w14:paraId="5704AFF6" w14:textId="66DEAD5B" w:rsidR="00B339E0" w:rsidRPr="00B339E0" w:rsidRDefault="00B339E0" w:rsidP="00B339E0">
            <w:pPr>
              <w:jc w:val="center"/>
              <w:rPr>
                <w:rFonts w:ascii="Arial" w:hAnsi="Arial" w:cs="Arial"/>
                <w:sz w:val="16"/>
                <w:szCs w:val="16"/>
              </w:rPr>
            </w:pPr>
            <w:r w:rsidRPr="5A587426">
              <w:rPr>
                <w:rFonts w:ascii="Arial" w:hAnsi="Arial" w:cs="Arial"/>
                <w:sz w:val="16"/>
                <w:szCs w:val="16"/>
              </w:rPr>
              <w:t>Vasopressor</w:t>
            </w:r>
          </w:p>
        </w:tc>
        <w:tc>
          <w:tcPr>
            <w:tcW w:w="1275" w:type="dxa"/>
            <w:shd w:val="clear" w:color="auto" w:fill="FFFF00"/>
          </w:tcPr>
          <w:p w14:paraId="69DF4269" w14:textId="222A3151" w:rsidR="00B339E0" w:rsidRPr="00B339E0" w:rsidRDefault="00B339E0" w:rsidP="00B339E0">
            <w:pPr>
              <w:jc w:val="center"/>
              <w:rPr>
                <w:rFonts w:ascii="Arial" w:hAnsi="Arial" w:cs="Arial"/>
                <w:sz w:val="16"/>
                <w:szCs w:val="16"/>
              </w:rPr>
            </w:pPr>
            <w:r w:rsidRPr="5A587426">
              <w:rPr>
                <w:rFonts w:ascii="Arial" w:hAnsi="Arial" w:cs="Arial"/>
                <w:sz w:val="16"/>
                <w:szCs w:val="16"/>
              </w:rPr>
              <w:t>Vasopressor</w:t>
            </w:r>
          </w:p>
        </w:tc>
        <w:tc>
          <w:tcPr>
            <w:tcW w:w="1226" w:type="dxa"/>
            <w:shd w:val="clear" w:color="auto" w:fill="FFFF00"/>
          </w:tcPr>
          <w:p w14:paraId="3503B260"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Hypotension</w:t>
            </w:r>
          </w:p>
        </w:tc>
        <w:tc>
          <w:tcPr>
            <w:tcW w:w="1350" w:type="dxa"/>
            <w:shd w:val="clear" w:color="auto" w:fill="FFFF00"/>
          </w:tcPr>
          <w:p w14:paraId="69DEECDB" w14:textId="1363D183" w:rsidR="00B339E0" w:rsidRPr="00B339E0" w:rsidRDefault="00B339E0" w:rsidP="00B339E0">
            <w:pPr>
              <w:jc w:val="center"/>
              <w:rPr>
                <w:rFonts w:ascii="Arial" w:hAnsi="Arial" w:cs="Arial"/>
                <w:b/>
                <w:bCs/>
                <w:sz w:val="16"/>
                <w:szCs w:val="16"/>
              </w:rPr>
            </w:pPr>
            <w:r w:rsidRPr="5A587426">
              <w:rPr>
                <w:rFonts w:ascii="Arial" w:hAnsi="Arial" w:cs="Arial"/>
                <w:b/>
                <w:bCs/>
                <w:color w:val="EE0000"/>
                <w:sz w:val="16"/>
                <w:szCs w:val="16"/>
              </w:rPr>
              <w:t>Vasopressor</w:t>
            </w:r>
          </w:p>
        </w:tc>
        <w:tc>
          <w:tcPr>
            <w:tcW w:w="1164" w:type="dxa"/>
          </w:tcPr>
          <w:p w14:paraId="2831818D"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Yes</w:t>
            </w:r>
          </w:p>
        </w:tc>
        <w:tc>
          <w:tcPr>
            <w:tcW w:w="1888" w:type="dxa"/>
          </w:tcPr>
          <w:p w14:paraId="0E43B898" w14:textId="417146F5" w:rsidR="00B339E0" w:rsidRPr="00B339E0" w:rsidRDefault="00B339E0" w:rsidP="00B339E0">
            <w:pPr>
              <w:jc w:val="center"/>
              <w:rPr>
                <w:rFonts w:ascii="Arial" w:hAnsi="Arial" w:cs="Arial"/>
                <w:sz w:val="16"/>
                <w:szCs w:val="16"/>
              </w:rPr>
            </w:pPr>
            <w:r w:rsidRPr="3B146FD8">
              <w:rPr>
                <w:rFonts w:ascii="Arial" w:hAnsi="Arial" w:cs="Arial"/>
                <w:sz w:val="16"/>
                <w:szCs w:val="16"/>
              </w:rPr>
              <w:t>Day 6 – Escalation from hypotension to vasopressors</w:t>
            </w:r>
            <w:r w:rsidR="6F6D8832" w:rsidRPr="3B146FD8">
              <w:rPr>
                <w:rFonts w:ascii="Arial" w:hAnsi="Arial" w:cs="Arial"/>
                <w:sz w:val="16"/>
                <w:szCs w:val="16"/>
              </w:rPr>
              <w:t>. Day 5 hypotension does not count as it is a de-escalation from vasopressors on day 4</w:t>
            </w:r>
          </w:p>
        </w:tc>
      </w:tr>
      <w:tr w:rsidR="00B339E0" w:rsidRPr="00B339E0" w14:paraId="13585C24" w14:textId="77777777" w:rsidTr="3B146FD8">
        <w:trPr>
          <w:trHeight w:val="300"/>
        </w:trPr>
        <w:tc>
          <w:tcPr>
            <w:tcW w:w="1221" w:type="dxa"/>
          </w:tcPr>
          <w:p w14:paraId="5DFF2CC3" w14:textId="1D80431A" w:rsidR="00B339E0" w:rsidRPr="00B339E0" w:rsidRDefault="000507A3" w:rsidP="001E2E94">
            <w:pPr>
              <w:rPr>
                <w:rFonts w:ascii="Arial" w:hAnsi="Arial" w:cs="Arial"/>
                <w:sz w:val="16"/>
                <w:szCs w:val="16"/>
              </w:rPr>
            </w:pPr>
            <w:r w:rsidRPr="3B146FD8">
              <w:rPr>
                <w:rFonts w:ascii="Arial" w:hAnsi="Arial" w:cs="Arial"/>
                <w:sz w:val="16"/>
                <w:szCs w:val="16"/>
              </w:rPr>
              <w:t xml:space="preserve">5: </w:t>
            </w:r>
            <w:r w:rsidR="1AC5CF43" w:rsidRPr="3B146FD8">
              <w:rPr>
                <w:rFonts w:ascii="Arial" w:hAnsi="Arial" w:cs="Arial"/>
                <w:sz w:val="16"/>
                <w:szCs w:val="16"/>
              </w:rPr>
              <w:t>De-escalation</w:t>
            </w:r>
          </w:p>
        </w:tc>
        <w:tc>
          <w:tcPr>
            <w:tcW w:w="1226" w:type="dxa"/>
          </w:tcPr>
          <w:p w14:paraId="21652682" w14:textId="183C9168" w:rsidR="00B339E0" w:rsidRPr="00B339E0" w:rsidRDefault="000507A3" w:rsidP="00B339E0">
            <w:pPr>
              <w:jc w:val="center"/>
              <w:rPr>
                <w:rFonts w:ascii="Arial" w:hAnsi="Arial" w:cs="Arial"/>
                <w:sz w:val="16"/>
                <w:szCs w:val="16"/>
              </w:rPr>
            </w:pPr>
            <w:r w:rsidRPr="5A587426">
              <w:rPr>
                <w:rFonts w:ascii="Arial" w:hAnsi="Arial" w:cs="Arial"/>
                <w:sz w:val="16"/>
                <w:szCs w:val="16"/>
              </w:rPr>
              <w:t>Vasopressor</w:t>
            </w:r>
          </w:p>
        </w:tc>
        <w:tc>
          <w:tcPr>
            <w:tcW w:w="1275" w:type="dxa"/>
            <w:shd w:val="clear" w:color="auto" w:fill="FFFF00"/>
          </w:tcPr>
          <w:p w14:paraId="408311C2" w14:textId="315FDFE0" w:rsidR="00B339E0" w:rsidRPr="00B339E0" w:rsidRDefault="00B339E0" w:rsidP="00B339E0">
            <w:pPr>
              <w:jc w:val="center"/>
              <w:rPr>
                <w:rFonts w:ascii="Arial" w:hAnsi="Arial" w:cs="Arial"/>
                <w:sz w:val="16"/>
                <w:szCs w:val="16"/>
              </w:rPr>
            </w:pPr>
            <w:r w:rsidRPr="5A587426">
              <w:rPr>
                <w:rFonts w:ascii="Arial" w:hAnsi="Arial" w:cs="Arial"/>
                <w:sz w:val="16"/>
                <w:szCs w:val="16"/>
              </w:rPr>
              <w:t>Vasopressor</w:t>
            </w:r>
          </w:p>
        </w:tc>
        <w:tc>
          <w:tcPr>
            <w:tcW w:w="1226" w:type="dxa"/>
            <w:shd w:val="clear" w:color="auto" w:fill="FFFF00"/>
          </w:tcPr>
          <w:p w14:paraId="7F4D12B8" w14:textId="5D417F00" w:rsidR="00B339E0" w:rsidRPr="00B339E0" w:rsidRDefault="00B339E0" w:rsidP="00B339E0">
            <w:pPr>
              <w:jc w:val="center"/>
              <w:rPr>
                <w:rFonts w:ascii="Arial" w:hAnsi="Arial" w:cs="Arial"/>
                <w:sz w:val="16"/>
                <w:szCs w:val="16"/>
              </w:rPr>
            </w:pPr>
            <w:r>
              <w:rPr>
                <w:rFonts w:ascii="Arial" w:hAnsi="Arial" w:cs="Arial"/>
                <w:sz w:val="16"/>
                <w:szCs w:val="16"/>
              </w:rPr>
              <w:t>Hypotension</w:t>
            </w:r>
          </w:p>
        </w:tc>
        <w:tc>
          <w:tcPr>
            <w:tcW w:w="1350" w:type="dxa"/>
            <w:shd w:val="clear" w:color="auto" w:fill="FFFF00"/>
          </w:tcPr>
          <w:p w14:paraId="4AD4157A" w14:textId="20713D30" w:rsidR="00B339E0" w:rsidRPr="00B339E0" w:rsidRDefault="00B339E0" w:rsidP="00B339E0">
            <w:pPr>
              <w:jc w:val="center"/>
              <w:rPr>
                <w:rFonts w:ascii="Arial" w:hAnsi="Arial" w:cs="Arial"/>
                <w:color w:val="EE0000"/>
                <w:sz w:val="16"/>
                <w:szCs w:val="16"/>
              </w:rPr>
            </w:pPr>
            <w:r>
              <w:rPr>
                <w:rFonts w:ascii="Arial" w:hAnsi="Arial" w:cs="Arial"/>
                <w:sz w:val="16"/>
                <w:szCs w:val="16"/>
              </w:rPr>
              <w:t>Hypotension</w:t>
            </w:r>
          </w:p>
        </w:tc>
        <w:tc>
          <w:tcPr>
            <w:tcW w:w="1164" w:type="dxa"/>
          </w:tcPr>
          <w:p w14:paraId="4548D43E" w14:textId="31D20B72" w:rsidR="00B339E0" w:rsidRPr="00E62E57" w:rsidRDefault="00B339E0" w:rsidP="00B339E0">
            <w:pPr>
              <w:jc w:val="center"/>
              <w:rPr>
                <w:rFonts w:ascii="Arial" w:hAnsi="Arial" w:cs="Arial"/>
                <w:b/>
                <w:bCs/>
                <w:sz w:val="16"/>
                <w:szCs w:val="16"/>
              </w:rPr>
            </w:pPr>
            <w:r w:rsidRPr="00E62E57">
              <w:rPr>
                <w:rFonts w:ascii="Arial" w:hAnsi="Arial" w:cs="Arial"/>
                <w:b/>
                <w:bCs/>
                <w:sz w:val="16"/>
                <w:szCs w:val="16"/>
              </w:rPr>
              <w:t>No</w:t>
            </w:r>
          </w:p>
        </w:tc>
        <w:tc>
          <w:tcPr>
            <w:tcW w:w="1888" w:type="dxa"/>
          </w:tcPr>
          <w:p w14:paraId="16033015" w14:textId="64EC456C" w:rsidR="00B339E0" w:rsidRPr="00B339E0" w:rsidRDefault="000507A3" w:rsidP="00B339E0">
            <w:pPr>
              <w:jc w:val="center"/>
              <w:rPr>
                <w:rFonts w:ascii="Arial" w:hAnsi="Arial" w:cs="Arial"/>
                <w:sz w:val="16"/>
                <w:szCs w:val="16"/>
              </w:rPr>
            </w:pPr>
            <w:r w:rsidRPr="3B146FD8">
              <w:rPr>
                <w:rFonts w:ascii="Arial" w:hAnsi="Arial" w:cs="Arial"/>
                <w:sz w:val="16"/>
                <w:szCs w:val="16"/>
              </w:rPr>
              <w:t xml:space="preserve">Vasopressors during sepsis event window (on day 4) not new; hypotension on day </w:t>
            </w:r>
            <w:r w:rsidR="6AF767FA" w:rsidRPr="3B146FD8">
              <w:rPr>
                <w:rFonts w:ascii="Arial" w:hAnsi="Arial" w:cs="Arial"/>
                <w:sz w:val="16"/>
                <w:szCs w:val="16"/>
              </w:rPr>
              <w:t>5</w:t>
            </w:r>
            <w:r w:rsidRPr="3B146FD8">
              <w:rPr>
                <w:rFonts w:ascii="Arial" w:hAnsi="Arial" w:cs="Arial"/>
                <w:sz w:val="16"/>
                <w:szCs w:val="16"/>
              </w:rPr>
              <w:t xml:space="preserve"> is de-escalation from vasopressors</w:t>
            </w:r>
          </w:p>
        </w:tc>
      </w:tr>
      <w:tr w:rsidR="5A587426" w14:paraId="570CE11D" w14:textId="77777777" w:rsidTr="3B146FD8">
        <w:trPr>
          <w:trHeight w:val="300"/>
        </w:trPr>
        <w:tc>
          <w:tcPr>
            <w:tcW w:w="1131" w:type="dxa"/>
          </w:tcPr>
          <w:p w14:paraId="39FA6F40" w14:textId="0429E853" w:rsidR="480289EC" w:rsidRDefault="480289EC" w:rsidP="5A587426">
            <w:pPr>
              <w:rPr>
                <w:rFonts w:ascii="Arial" w:eastAsia="Arial" w:hAnsi="Arial" w:cs="Arial"/>
                <w:sz w:val="16"/>
                <w:szCs w:val="16"/>
              </w:rPr>
            </w:pPr>
            <w:r w:rsidRPr="5A587426">
              <w:rPr>
                <w:rFonts w:ascii="Arial" w:eastAsia="Arial" w:hAnsi="Arial" w:cs="Arial"/>
                <w:sz w:val="16"/>
                <w:szCs w:val="16"/>
              </w:rPr>
              <w:t>6: Hypo + Vasopressor</w:t>
            </w:r>
          </w:p>
        </w:tc>
        <w:tc>
          <w:tcPr>
            <w:tcW w:w="1155" w:type="dxa"/>
          </w:tcPr>
          <w:p w14:paraId="047F29A4" w14:textId="2E11DAC6" w:rsidR="5A587426" w:rsidRDefault="5A587426" w:rsidP="5A587426">
            <w:pPr>
              <w:jc w:val="center"/>
              <w:rPr>
                <w:rFonts w:ascii="Arial" w:eastAsia="Arial" w:hAnsi="Arial" w:cs="Arial"/>
                <w:sz w:val="16"/>
                <w:szCs w:val="16"/>
              </w:rPr>
            </w:pPr>
            <w:r w:rsidRPr="5A587426">
              <w:rPr>
                <w:rFonts w:ascii="Arial" w:eastAsia="Arial" w:hAnsi="Arial" w:cs="Arial"/>
                <w:sz w:val="16"/>
                <w:szCs w:val="16"/>
              </w:rPr>
              <w:t>Hypot</w:t>
            </w:r>
            <w:r w:rsidR="0FA5AAD3" w:rsidRPr="5A587426">
              <w:rPr>
                <w:rFonts w:ascii="Arial" w:eastAsia="Arial" w:hAnsi="Arial" w:cs="Arial"/>
                <w:sz w:val="16"/>
                <w:szCs w:val="16"/>
              </w:rPr>
              <w:t>ension</w:t>
            </w:r>
          </w:p>
          <w:p w14:paraId="6D8713A4" w14:textId="4973889C" w:rsidR="5A587426" w:rsidRDefault="5A587426" w:rsidP="5A587426">
            <w:pPr>
              <w:jc w:val="center"/>
              <w:rPr>
                <w:rFonts w:ascii="Arial" w:eastAsia="Arial" w:hAnsi="Arial" w:cs="Arial"/>
                <w:sz w:val="16"/>
                <w:szCs w:val="16"/>
              </w:rPr>
            </w:pPr>
            <w:r w:rsidRPr="5A587426">
              <w:rPr>
                <w:rFonts w:ascii="Arial" w:eastAsia="Arial" w:hAnsi="Arial" w:cs="Arial"/>
                <w:sz w:val="16"/>
                <w:szCs w:val="16"/>
              </w:rPr>
              <w:t>Vasopressor</w:t>
            </w:r>
          </w:p>
        </w:tc>
        <w:tc>
          <w:tcPr>
            <w:tcW w:w="1232" w:type="dxa"/>
            <w:shd w:val="clear" w:color="auto" w:fill="FFFF00"/>
          </w:tcPr>
          <w:p w14:paraId="0BD94715" w14:textId="0EA2D306" w:rsidR="5A587426" w:rsidRDefault="5A587426" w:rsidP="5A587426">
            <w:pPr>
              <w:jc w:val="center"/>
            </w:pPr>
            <w:r w:rsidRPr="5A587426">
              <w:rPr>
                <w:rFonts w:ascii="Arial" w:eastAsia="Arial" w:hAnsi="Arial" w:cs="Arial"/>
                <w:color w:val="000000" w:themeColor="text1"/>
                <w:sz w:val="16"/>
                <w:szCs w:val="16"/>
              </w:rPr>
              <w:t>Hypotensio</w:t>
            </w:r>
            <w:r w:rsidR="3ACFE5A2" w:rsidRPr="5A587426">
              <w:rPr>
                <w:rFonts w:ascii="Arial" w:eastAsia="Arial" w:hAnsi="Arial" w:cs="Arial"/>
                <w:color w:val="000000" w:themeColor="text1"/>
                <w:sz w:val="16"/>
                <w:szCs w:val="16"/>
              </w:rPr>
              <w:t>n</w:t>
            </w:r>
          </w:p>
          <w:p w14:paraId="75205860" w14:textId="07D60BAD" w:rsidR="5A587426" w:rsidRDefault="5A587426" w:rsidP="5A587426">
            <w:pPr>
              <w:jc w:val="center"/>
            </w:pPr>
            <w:r w:rsidRPr="5A587426">
              <w:rPr>
                <w:rFonts w:ascii="Arial" w:eastAsia="Arial" w:hAnsi="Arial" w:cs="Arial"/>
                <w:color w:val="000000" w:themeColor="text1"/>
                <w:sz w:val="16"/>
                <w:szCs w:val="16"/>
              </w:rPr>
              <w:t>Vasopressor</w:t>
            </w:r>
          </w:p>
        </w:tc>
        <w:tc>
          <w:tcPr>
            <w:tcW w:w="1155" w:type="dxa"/>
            <w:shd w:val="clear" w:color="auto" w:fill="FFFF00"/>
          </w:tcPr>
          <w:p w14:paraId="11AEFB2C" w14:textId="6E44BE30" w:rsidR="5A587426" w:rsidRDefault="5A587426" w:rsidP="5A587426">
            <w:pPr>
              <w:jc w:val="center"/>
            </w:pPr>
            <w:r w:rsidRPr="5A587426">
              <w:rPr>
                <w:rFonts w:ascii="Arial" w:eastAsia="Arial" w:hAnsi="Arial" w:cs="Arial"/>
                <w:color w:val="000000" w:themeColor="text1"/>
                <w:sz w:val="16"/>
                <w:szCs w:val="16"/>
              </w:rPr>
              <w:t>_</w:t>
            </w:r>
          </w:p>
          <w:p w14:paraId="499DB2CC" w14:textId="241DC171" w:rsidR="5A587426" w:rsidRDefault="5A587426" w:rsidP="5A587426">
            <w:pPr>
              <w:jc w:val="center"/>
            </w:pPr>
            <w:r w:rsidRPr="5A587426">
              <w:rPr>
                <w:rFonts w:ascii="Arial" w:eastAsia="Arial" w:hAnsi="Arial" w:cs="Arial"/>
                <w:color w:val="000000" w:themeColor="text1"/>
                <w:sz w:val="16"/>
                <w:szCs w:val="16"/>
              </w:rPr>
              <w:t>_</w:t>
            </w:r>
          </w:p>
        </w:tc>
        <w:tc>
          <w:tcPr>
            <w:tcW w:w="1232" w:type="dxa"/>
            <w:shd w:val="clear" w:color="auto" w:fill="FFFF00"/>
          </w:tcPr>
          <w:p w14:paraId="7929425E" w14:textId="1F8B67A5" w:rsidR="5A587426" w:rsidRDefault="5A587426" w:rsidP="5A587426">
            <w:pPr>
              <w:jc w:val="center"/>
            </w:pPr>
            <w:r w:rsidRPr="5A587426">
              <w:rPr>
                <w:rFonts w:ascii="Arial" w:eastAsia="Arial" w:hAnsi="Arial" w:cs="Arial"/>
                <w:b/>
                <w:bCs/>
                <w:color w:val="EE0000"/>
                <w:sz w:val="16"/>
                <w:szCs w:val="16"/>
              </w:rPr>
              <w:t>Hypotension</w:t>
            </w:r>
          </w:p>
          <w:p w14:paraId="455162BB" w14:textId="208CF1C1" w:rsidR="5A587426" w:rsidRDefault="5A587426" w:rsidP="5A587426">
            <w:pPr>
              <w:jc w:val="center"/>
            </w:pPr>
            <w:r w:rsidRPr="5A587426">
              <w:rPr>
                <w:rFonts w:ascii="Arial" w:eastAsia="Arial" w:hAnsi="Arial" w:cs="Arial"/>
                <w:b/>
                <w:bCs/>
                <w:color w:val="EE0000"/>
                <w:sz w:val="16"/>
                <w:szCs w:val="16"/>
              </w:rPr>
              <w:t>Vasopressor</w:t>
            </w:r>
          </w:p>
        </w:tc>
        <w:tc>
          <w:tcPr>
            <w:tcW w:w="1198" w:type="dxa"/>
          </w:tcPr>
          <w:p w14:paraId="15C93985" w14:textId="7AC57CEF" w:rsidR="5A587426" w:rsidRDefault="5A587426" w:rsidP="5A587426">
            <w:pPr>
              <w:jc w:val="center"/>
            </w:pPr>
            <w:r w:rsidRPr="5A587426">
              <w:rPr>
                <w:rFonts w:ascii="Arial" w:eastAsia="Arial" w:hAnsi="Arial" w:cs="Arial"/>
                <w:sz w:val="16"/>
                <w:szCs w:val="16"/>
              </w:rPr>
              <w:t>Yes</w:t>
            </w:r>
          </w:p>
        </w:tc>
        <w:tc>
          <w:tcPr>
            <w:tcW w:w="2247" w:type="dxa"/>
          </w:tcPr>
          <w:p w14:paraId="69CC518B" w14:textId="2EFA73B9" w:rsidR="5A587426" w:rsidRDefault="5A587426" w:rsidP="5A587426">
            <w:pPr>
              <w:jc w:val="center"/>
            </w:pPr>
            <w:r w:rsidRPr="5A587426">
              <w:rPr>
                <w:rFonts w:ascii="Arial" w:eastAsia="Arial" w:hAnsi="Arial" w:cs="Arial"/>
                <w:sz w:val="16"/>
                <w:szCs w:val="16"/>
              </w:rPr>
              <w:t xml:space="preserve">Day </w:t>
            </w:r>
            <w:r w:rsidR="5B001165" w:rsidRPr="5A587426">
              <w:rPr>
                <w:rFonts w:ascii="Arial" w:eastAsia="Arial" w:hAnsi="Arial" w:cs="Arial"/>
                <w:sz w:val="16"/>
                <w:szCs w:val="16"/>
              </w:rPr>
              <w:t>6</w:t>
            </w:r>
            <w:r w:rsidRPr="5A587426">
              <w:rPr>
                <w:rFonts w:ascii="Arial" w:eastAsia="Arial" w:hAnsi="Arial" w:cs="Arial"/>
                <w:sz w:val="16"/>
                <w:szCs w:val="16"/>
              </w:rPr>
              <w:t xml:space="preserve">– New hypotension and new vasopressor.  Day </w:t>
            </w:r>
            <w:r w:rsidR="2F799995" w:rsidRPr="5A587426">
              <w:rPr>
                <w:rFonts w:ascii="Arial" w:eastAsia="Arial" w:hAnsi="Arial" w:cs="Arial"/>
                <w:sz w:val="16"/>
                <w:szCs w:val="16"/>
              </w:rPr>
              <w:t>4</w:t>
            </w:r>
            <w:r w:rsidRPr="5A587426">
              <w:rPr>
                <w:rFonts w:ascii="Arial" w:eastAsia="Arial" w:hAnsi="Arial" w:cs="Arial"/>
                <w:sz w:val="16"/>
                <w:szCs w:val="16"/>
              </w:rPr>
              <w:t xml:space="preserve"> does not count (hypotension not new, vasopressor not new)</w:t>
            </w:r>
          </w:p>
        </w:tc>
      </w:tr>
      <w:tr w:rsidR="5A587426" w14:paraId="109A95B1" w14:textId="77777777" w:rsidTr="3B146FD8">
        <w:trPr>
          <w:trHeight w:val="300"/>
        </w:trPr>
        <w:tc>
          <w:tcPr>
            <w:tcW w:w="1131" w:type="dxa"/>
          </w:tcPr>
          <w:p w14:paraId="118D7B03" w14:textId="2D3E726D" w:rsidR="006FF542" w:rsidRDefault="006FF542" w:rsidP="5A587426">
            <w:pPr>
              <w:rPr>
                <w:rFonts w:ascii="Arial" w:eastAsia="Arial" w:hAnsi="Arial" w:cs="Arial"/>
                <w:sz w:val="16"/>
                <w:szCs w:val="16"/>
              </w:rPr>
            </w:pPr>
            <w:r w:rsidRPr="5A587426">
              <w:rPr>
                <w:rFonts w:ascii="Arial" w:eastAsia="Arial" w:hAnsi="Arial" w:cs="Arial"/>
                <w:sz w:val="16"/>
                <w:szCs w:val="16"/>
              </w:rPr>
              <w:t xml:space="preserve">7: Hypo + </w:t>
            </w:r>
            <w:proofErr w:type="spellStart"/>
            <w:r w:rsidRPr="5A587426">
              <w:rPr>
                <w:rFonts w:ascii="Arial" w:eastAsia="Arial" w:hAnsi="Arial" w:cs="Arial"/>
                <w:sz w:val="16"/>
                <w:szCs w:val="16"/>
              </w:rPr>
              <w:t>Vaspressor</w:t>
            </w:r>
            <w:proofErr w:type="spellEnd"/>
            <w:r w:rsidRPr="5A587426">
              <w:rPr>
                <w:rFonts w:ascii="Arial" w:eastAsia="Arial" w:hAnsi="Arial" w:cs="Arial"/>
                <w:sz w:val="16"/>
                <w:szCs w:val="16"/>
              </w:rPr>
              <w:t xml:space="preserve"> (second scenario)</w:t>
            </w:r>
          </w:p>
        </w:tc>
        <w:tc>
          <w:tcPr>
            <w:tcW w:w="1155" w:type="dxa"/>
          </w:tcPr>
          <w:p w14:paraId="1CA3C0FA" w14:textId="460E8D89" w:rsidR="5A587426" w:rsidRDefault="5A587426" w:rsidP="5A587426">
            <w:pPr>
              <w:jc w:val="center"/>
            </w:pPr>
            <w:r w:rsidRPr="5A587426">
              <w:rPr>
                <w:rFonts w:ascii="Arial" w:eastAsia="Arial" w:hAnsi="Arial" w:cs="Arial"/>
                <w:sz w:val="16"/>
                <w:szCs w:val="16"/>
              </w:rPr>
              <w:t>Hypotension</w:t>
            </w:r>
          </w:p>
          <w:p w14:paraId="3E9CE3CD" w14:textId="70680FA8" w:rsidR="5A587426" w:rsidRDefault="5A587426" w:rsidP="5A587426">
            <w:pPr>
              <w:jc w:val="center"/>
            </w:pPr>
            <w:r w:rsidRPr="5A587426">
              <w:rPr>
                <w:rFonts w:ascii="Arial" w:eastAsia="Arial" w:hAnsi="Arial" w:cs="Arial"/>
                <w:sz w:val="16"/>
                <w:szCs w:val="16"/>
              </w:rPr>
              <w:t>Vasopressor</w:t>
            </w:r>
          </w:p>
        </w:tc>
        <w:tc>
          <w:tcPr>
            <w:tcW w:w="1232" w:type="dxa"/>
            <w:shd w:val="clear" w:color="auto" w:fill="FFFF00"/>
          </w:tcPr>
          <w:p w14:paraId="116B50B2" w14:textId="167B4221" w:rsidR="5A587426" w:rsidRDefault="5A587426" w:rsidP="5A587426">
            <w:pPr>
              <w:jc w:val="center"/>
            </w:pPr>
            <w:r w:rsidRPr="5A587426">
              <w:rPr>
                <w:rFonts w:ascii="Arial" w:eastAsia="Arial" w:hAnsi="Arial" w:cs="Arial"/>
                <w:color w:val="000000" w:themeColor="text1"/>
                <w:sz w:val="16"/>
                <w:szCs w:val="16"/>
              </w:rPr>
              <w:t>Hypotension</w:t>
            </w:r>
          </w:p>
          <w:p w14:paraId="0FECD2E5" w14:textId="15049B18" w:rsidR="5A587426" w:rsidRDefault="5A587426" w:rsidP="5A587426">
            <w:pPr>
              <w:jc w:val="center"/>
            </w:pPr>
            <w:r w:rsidRPr="5A587426">
              <w:rPr>
                <w:rFonts w:ascii="Arial" w:eastAsia="Arial" w:hAnsi="Arial" w:cs="Arial"/>
                <w:color w:val="000000" w:themeColor="text1"/>
                <w:sz w:val="16"/>
                <w:szCs w:val="16"/>
              </w:rPr>
              <w:t>Vasopressor</w:t>
            </w:r>
          </w:p>
        </w:tc>
        <w:tc>
          <w:tcPr>
            <w:tcW w:w="1155" w:type="dxa"/>
            <w:shd w:val="clear" w:color="auto" w:fill="FFFF00"/>
          </w:tcPr>
          <w:p w14:paraId="5555E3FA" w14:textId="7374A076" w:rsidR="5A587426" w:rsidRDefault="5A587426" w:rsidP="5A587426">
            <w:pPr>
              <w:jc w:val="center"/>
            </w:pPr>
            <w:r w:rsidRPr="5A587426">
              <w:rPr>
                <w:rFonts w:ascii="Arial" w:eastAsia="Arial" w:hAnsi="Arial" w:cs="Arial"/>
                <w:color w:val="000000" w:themeColor="text1"/>
                <w:sz w:val="16"/>
                <w:szCs w:val="16"/>
              </w:rPr>
              <w:t>Hypotension</w:t>
            </w:r>
          </w:p>
          <w:p w14:paraId="667C4448" w14:textId="3547D180" w:rsidR="5A587426" w:rsidRDefault="5A587426" w:rsidP="5A587426">
            <w:pPr>
              <w:jc w:val="center"/>
            </w:pPr>
            <w:r w:rsidRPr="5A587426">
              <w:rPr>
                <w:rFonts w:ascii="Arial" w:eastAsia="Arial" w:hAnsi="Arial" w:cs="Arial"/>
                <w:color w:val="000000" w:themeColor="text1"/>
                <w:sz w:val="16"/>
                <w:szCs w:val="16"/>
              </w:rPr>
              <w:t>_</w:t>
            </w:r>
          </w:p>
        </w:tc>
        <w:tc>
          <w:tcPr>
            <w:tcW w:w="1232" w:type="dxa"/>
            <w:shd w:val="clear" w:color="auto" w:fill="FFFF00"/>
          </w:tcPr>
          <w:p w14:paraId="389BF82B" w14:textId="308166A9" w:rsidR="5A587426" w:rsidRDefault="5A587426" w:rsidP="5A587426">
            <w:pPr>
              <w:jc w:val="center"/>
            </w:pPr>
            <w:r w:rsidRPr="5A587426">
              <w:rPr>
                <w:rFonts w:ascii="Arial" w:eastAsia="Arial" w:hAnsi="Arial" w:cs="Arial"/>
                <w:color w:val="000000" w:themeColor="text1"/>
                <w:sz w:val="16"/>
                <w:szCs w:val="16"/>
              </w:rPr>
              <w:t>Hypotension</w:t>
            </w:r>
          </w:p>
          <w:p w14:paraId="039409C9" w14:textId="4D28AC4E" w:rsidR="5A587426" w:rsidRDefault="5A587426" w:rsidP="5A587426">
            <w:pPr>
              <w:jc w:val="center"/>
            </w:pPr>
            <w:r w:rsidRPr="5A587426">
              <w:rPr>
                <w:rFonts w:ascii="Arial" w:eastAsia="Arial" w:hAnsi="Arial" w:cs="Arial"/>
                <w:b/>
                <w:bCs/>
                <w:color w:val="EE0000"/>
                <w:sz w:val="16"/>
                <w:szCs w:val="16"/>
              </w:rPr>
              <w:t>Vasopressor</w:t>
            </w:r>
          </w:p>
        </w:tc>
        <w:tc>
          <w:tcPr>
            <w:tcW w:w="1198" w:type="dxa"/>
          </w:tcPr>
          <w:p w14:paraId="1A4C4480" w14:textId="0DC74866" w:rsidR="5A587426" w:rsidRDefault="5A587426" w:rsidP="5A587426">
            <w:pPr>
              <w:jc w:val="center"/>
            </w:pPr>
            <w:r w:rsidRPr="5A587426">
              <w:rPr>
                <w:rFonts w:ascii="Arial" w:eastAsia="Arial" w:hAnsi="Arial" w:cs="Arial"/>
                <w:sz w:val="16"/>
                <w:szCs w:val="16"/>
              </w:rPr>
              <w:t>Yes</w:t>
            </w:r>
          </w:p>
        </w:tc>
        <w:tc>
          <w:tcPr>
            <w:tcW w:w="2247" w:type="dxa"/>
          </w:tcPr>
          <w:p w14:paraId="7E31E7A6" w14:textId="49B3659F" w:rsidR="5A587426" w:rsidRDefault="5A587426" w:rsidP="5A587426">
            <w:pPr>
              <w:jc w:val="center"/>
            </w:pPr>
            <w:r w:rsidRPr="5A587426">
              <w:rPr>
                <w:rFonts w:ascii="Arial" w:eastAsia="Arial" w:hAnsi="Arial" w:cs="Arial"/>
                <w:sz w:val="16"/>
                <w:szCs w:val="16"/>
              </w:rPr>
              <w:t xml:space="preserve">Day </w:t>
            </w:r>
            <w:r w:rsidR="5E05FCA9" w:rsidRPr="5A587426">
              <w:rPr>
                <w:rFonts w:ascii="Arial" w:eastAsia="Arial" w:hAnsi="Arial" w:cs="Arial"/>
                <w:sz w:val="16"/>
                <w:szCs w:val="16"/>
              </w:rPr>
              <w:t>6</w:t>
            </w:r>
            <w:r w:rsidRPr="5A587426">
              <w:rPr>
                <w:rFonts w:ascii="Arial" w:eastAsia="Arial" w:hAnsi="Arial" w:cs="Arial"/>
                <w:sz w:val="16"/>
                <w:szCs w:val="16"/>
              </w:rPr>
              <w:t xml:space="preserve"> – new vasopressor. Day </w:t>
            </w:r>
            <w:r w:rsidR="2608AF13" w:rsidRPr="5A587426">
              <w:rPr>
                <w:rFonts w:ascii="Arial" w:eastAsia="Arial" w:hAnsi="Arial" w:cs="Arial"/>
                <w:sz w:val="16"/>
                <w:szCs w:val="16"/>
              </w:rPr>
              <w:t>4</w:t>
            </w:r>
            <w:r w:rsidRPr="5A587426">
              <w:rPr>
                <w:rFonts w:ascii="Arial" w:eastAsia="Arial" w:hAnsi="Arial" w:cs="Arial"/>
                <w:sz w:val="16"/>
                <w:szCs w:val="16"/>
              </w:rPr>
              <w:t xml:space="preserve"> does not count – hypotension not new, vasopressor not new</w:t>
            </w:r>
          </w:p>
        </w:tc>
      </w:tr>
    </w:tbl>
    <w:p w14:paraId="248B4D3A" w14:textId="77777777" w:rsidR="00C7449F" w:rsidRDefault="00C7449F" w:rsidP="00C7449F">
      <w:pPr>
        <w:tabs>
          <w:tab w:val="num" w:pos="720"/>
        </w:tabs>
        <w:spacing w:after="0" w:line="240" w:lineRule="auto"/>
        <w:rPr>
          <w:rFonts w:ascii="Arial" w:hAnsi="Arial" w:cs="Arial"/>
          <w:b/>
          <w:bCs/>
        </w:rPr>
      </w:pPr>
    </w:p>
    <w:p w14:paraId="01230C01" w14:textId="679379A6" w:rsidR="4E0CB59E" w:rsidRDefault="4E0CB59E" w:rsidP="4E0CB59E">
      <w:pPr>
        <w:tabs>
          <w:tab w:val="num" w:pos="720"/>
        </w:tabs>
        <w:spacing w:after="0" w:line="240" w:lineRule="auto"/>
        <w:rPr>
          <w:rFonts w:ascii="Arial" w:hAnsi="Arial" w:cs="Arial"/>
          <w:b/>
          <w:bCs/>
        </w:rPr>
      </w:pPr>
    </w:p>
    <w:p w14:paraId="747AE2CE" w14:textId="0EEFE75B" w:rsidR="00B339E0" w:rsidRPr="00C7449F" w:rsidRDefault="00B339E0" w:rsidP="00C7449F">
      <w:pPr>
        <w:tabs>
          <w:tab w:val="num" w:pos="720"/>
        </w:tabs>
        <w:spacing w:after="0" w:line="240" w:lineRule="auto"/>
        <w:rPr>
          <w:rFonts w:ascii="Arial" w:hAnsi="Arial" w:cs="Arial"/>
          <w:b/>
          <w:bCs/>
        </w:rPr>
      </w:pPr>
      <w:r w:rsidRPr="00C7449F">
        <w:rPr>
          <w:rFonts w:ascii="Arial" w:hAnsi="Arial" w:cs="Arial"/>
          <w:b/>
          <w:bCs/>
        </w:rPr>
        <w:t xml:space="preserve">Respiratory Organ Dysfunction </w:t>
      </w:r>
      <w:r w:rsidR="006C25F2" w:rsidRPr="00C7449F">
        <w:rPr>
          <w:rFonts w:ascii="Arial" w:hAnsi="Arial" w:cs="Arial"/>
          <w:b/>
          <w:bCs/>
        </w:rPr>
        <w:t>–</w:t>
      </w:r>
      <w:r w:rsidRPr="00C7449F">
        <w:rPr>
          <w:rFonts w:ascii="Arial" w:hAnsi="Arial" w:cs="Arial"/>
          <w:b/>
          <w:bCs/>
        </w:rPr>
        <w:t xml:space="preserve"> </w:t>
      </w:r>
      <w:r w:rsidR="006C25F2" w:rsidRPr="00C7449F">
        <w:rPr>
          <w:rFonts w:ascii="Arial" w:hAnsi="Arial" w:cs="Arial"/>
          <w:b/>
          <w:bCs/>
        </w:rPr>
        <w:t>“</w:t>
      </w:r>
      <w:r w:rsidRPr="00C7449F">
        <w:rPr>
          <w:rFonts w:ascii="Arial" w:hAnsi="Arial" w:cs="Arial"/>
          <w:b/>
          <w:bCs/>
        </w:rPr>
        <w:t>New / Escalation</w:t>
      </w:r>
      <w:r w:rsidR="006C25F2" w:rsidRPr="00C7449F">
        <w:rPr>
          <w:rFonts w:ascii="Arial" w:hAnsi="Arial" w:cs="Arial"/>
          <w:b/>
          <w:bCs/>
        </w:rPr>
        <w:t>”</w:t>
      </w:r>
      <w:r w:rsidRPr="00C7449F">
        <w:rPr>
          <w:rFonts w:ascii="Arial" w:hAnsi="Arial" w:cs="Arial"/>
          <w:b/>
          <w:bCs/>
        </w:rPr>
        <w:t xml:space="preserve"> Examples</w:t>
      </w:r>
    </w:p>
    <w:p w14:paraId="34E82601" w14:textId="77777777" w:rsidR="000507A3" w:rsidRDefault="000507A3" w:rsidP="000507A3">
      <w:pPr>
        <w:tabs>
          <w:tab w:val="num" w:pos="720"/>
        </w:tabs>
        <w:spacing w:after="0" w:line="240" w:lineRule="auto"/>
        <w:rPr>
          <w:rFonts w:ascii="Arial" w:hAnsi="Arial" w:cs="Arial"/>
        </w:rPr>
      </w:pPr>
    </w:p>
    <w:p w14:paraId="7197E5CB" w14:textId="6354525A" w:rsidR="000507A3" w:rsidRPr="000507A3" w:rsidRDefault="000507A3" w:rsidP="000507A3">
      <w:pPr>
        <w:tabs>
          <w:tab w:val="num" w:pos="720"/>
        </w:tabs>
        <w:spacing w:after="0" w:line="240" w:lineRule="auto"/>
        <w:rPr>
          <w:rFonts w:ascii="Arial" w:hAnsi="Arial" w:cs="Arial"/>
        </w:rPr>
      </w:pPr>
      <w:r w:rsidRPr="000507A3">
        <w:rPr>
          <w:rFonts w:ascii="Arial" w:hAnsi="Arial" w:cs="Arial"/>
        </w:rPr>
        <w:t xml:space="preserve">Days 4-6 represent the sepsis event window (anchored on the infection onset day – day 5) during which qualifying organ dysfunction must occur. </w:t>
      </w:r>
    </w:p>
    <w:p w14:paraId="1CA24469" w14:textId="77777777" w:rsidR="000507A3" w:rsidRPr="000507A3" w:rsidRDefault="000507A3" w:rsidP="000507A3">
      <w:pPr>
        <w:tabs>
          <w:tab w:val="num" w:pos="720"/>
        </w:tabs>
        <w:spacing w:after="0" w:line="240" w:lineRule="auto"/>
        <w:rPr>
          <w:rFonts w:ascii="Arial" w:hAnsi="Arial" w:cs="Arial"/>
        </w:rPr>
      </w:pPr>
    </w:p>
    <w:p w14:paraId="4617E148" w14:textId="77777777" w:rsidR="00B339E0" w:rsidRDefault="00B339E0" w:rsidP="00422978">
      <w:pPr>
        <w:tabs>
          <w:tab w:val="num" w:pos="720"/>
        </w:tabs>
        <w:spacing w:after="0" w:line="240" w:lineRule="auto"/>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1209"/>
        <w:gridCol w:w="1216"/>
        <w:gridCol w:w="1216"/>
        <w:gridCol w:w="1209"/>
        <w:gridCol w:w="1239"/>
        <w:gridCol w:w="2050"/>
      </w:tblGrid>
      <w:tr w:rsidR="00B339E0" w:rsidRPr="00B339E0" w14:paraId="4B6D1CE6" w14:textId="77777777" w:rsidTr="3B146FD8">
        <w:tc>
          <w:tcPr>
            <w:tcW w:w="1234" w:type="dxa"/>
            <w:shd w:val="clear" w:color="auto" w:fill="D9D9D9" w:themeFill="background1" w:themeFillShade="D9"/>
          </w:tcPr>
          <w:p w14:paraId="3AA8252B" w14:textId="77777777" w:rsidR="00B339E0" w:rsidRPr="00B339E0" w:rsidRDefault="00B339E0" w:rsidP="001E2E94">
            <w:pPr>
              <w:rPr>
                <w:rFonts w:ascii="Arial" w:hAnsi="Arial" w:cs="Arial"/>
                <w:b/>
                <w:bCs/>
                <w:sz w:val="16"/>
                <w:szCs w:val="16"/>
              </w:rPr>
            </w:pPr>
            <w:r w:rsidRPr="00B339E0">
              <w:rPr>
                <w:rFonts w:ascii="Arial" w:hAnsi="Arial" w:cs="Arial"/>
                <w:b/>
                <w:bCs/>
                <w:sz w:val="16"/>
                <w:szCs w:val="16"/>
              </w:rPr>
              <w:t>Scenario</w:t>
            </w:r>
          </w:p>
        </w:tc>
        <w:tc>
          <w:tcPr>
            <w:tcW w:w="1234" w:type="dxa"/>
            <w:shd w:val="clear" w:color="auto" w:fill="D9D9D9" w:themeFill="background1" w:themeFillShade="D9"/>
          </w:tcPr>
          <w:p w14:paraId="5FA6C2D4"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Day 3 (Pre-Window)</w:t>
            </w:r>
          </w:p>
        </w:tc>
        <w:tc>
          <w:tcPr>
            <w:tcW w:w="1234" w:type="dxa"/>
            <w:shd w:val="clear" w:color="auto" w:fill="FFFF00"/>
          </w:tcPr>
          <w:p w14:paraId="1B8D218D"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Day 4</w:t>
            </w:r>
          </w:p>
        </w:tc>
        <w:tc>
          <w:tcPr>
            <w:tcW w:w="1234" w:type="dxa"/>
            <w:shd w:val="clear" w:color="auto" w:fill="FFFF00"/>
          </w:tcPr>
          <w:p w14:paraId="104CCC3B" w14:textId="183E5A05"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Day 5 (Infection Onset)</w:t>
            </w:r>
          </w:p>
        </w:tc>
        <w:tc>
          <w:tcPr>
            <w:tcW w:w="1234" w:type="dxa"/>
            <w:shd w:val="clear" w:color="auto" w:fill="FFFF00"/>
          </w:tcPr>
          <w:p w14:paraId="6D43BB23"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Day 6</w:t>
            </w:r>
          </w:p>
        </w:tc>
        <w:tc>
          <w:tcPr>
            <w:tcW w:w="1239" w:type="dxa"/>
            <w:shd w:val="clear" w:color="auto" w:fill="D9D9D9" w:themeFill="background1" w:themeFillShade="D9"/>
          </w:tcPr>
          <w:p w14:paraId="5A6F2766"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Meets Organ Dysfunction?</w:t>
            </w:r>
          </w:p>
        </w:tc>
        <w:tc>
          <w:tcPr>
            <w:tcW w:w="2149" w:type="dxa"/>
            <w:shd w:val="clear" w:color="auto" w:fill="D9D9D9" w:themeFill="background1" w:themeFillShade="D9"/>
          </w:tcPr>
          <w:p w14:paraId="75474D4B" w14:textId="77777777" w:rsidR="00B339E0" w:rsidRPr="00B339E0" w:rsidRDefault="00B339E0" w:rsidP="00B339E0">
            <w:pPr>
              <w:jc w:val="center"/>
              <w:rPr>
                <w:rFonts w:ascii="Arial" w:hAnsi="Arial" w:cs="Arial"/>
                <w:b/>
                <w:bCs/>
                <w:sz w:val="16"/>
                <w:szCs w:val="16"/>
              </w:rPr>
            </w:pPr>
            <w:r w:rsidRPr="00B339E0">
              <w:rPr>
                <w:rFonts w:ascii="Arial" w:hAnsi="Arial" w:cs="Arial"/>
                <w:b/>
                <w:bCs/>
                <w:sz w:val="16"/>
                <w:szCs w:val="16"/>
              </w:rPr>
              <w:t>Earliest Qualifying Day / Reason</w:t>
            </w:r>
          </w:p>
        </w:tc>
      </w:tr>
      <w:tr w:rsidR="00B339E0" w:rsidRPr="00B339E0" w14:paraId="01074B8A" w14:textId="77777777" w:rsidTr="3B146FD8">
        <w:tc>
          <w:tcPr>
            <w:tcW w:w="1234" w:type="dxa"/>
          </w:tcPr>
          <w:p w14:paraId="33FA77B3" w14:textId="78C4EA23" w:rsidR="00B339E0" w:rsidRPr="00B339E0" w:rsidRDefault="000507A3" w:rsidP="001E2E94">
            <w:pPr>
              <w:rPr>
                <w:rFonts w:ascii="Arial" w:hAnsi="Arial" w:cs="Arial"/>
                <w:sz w:val="16"/>
                <w:szCs w:val="16"/>
              </w:rPr>
            </w:pPr>
            <w:r>
              <w:rPr>
                <w:rFonts w:ascii="Arial" w:hAnsi="Arial" w:cs="Arial"/>
                <w:sz w:val="16"/>
                <w:szCs w:val="16"/>
              </w:rPr>
              <w:t>1:</w:t>
            </w:r>
            <w:r w:rsidR="00B339E0" w:rsidRPr="00B339E0">
              <w:rPr>
                <w:rFonts w:ascii="Arial" w:hAnsi="Arial" w:cs="Arial"/>
                <w:sz w:val="16"/>
                <w:szCs w:val="16"/>
              </w:rPr>
              <w:t xml:space="preserve"> No prior HFNC/NIV</w:t>
            </w:r>
          </w:p>
        </w:tc>
        <w:tc>
          <w:tcPr>
            <w:tcW w:w="1234" w:type="dxa"/>
          </w:tcPr>
          <w:p w14:paraId="2ACEE732"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w:t>
            </w:r>
          </w:p>
        </w:tc>
        <w:tc>
          <w:tcPr>
            <w:tcW w:w="1234" w:type="dxa"/>
            <w:shd w:val="clear" w:color="auto" w:fill="FFFF00"/>
          </w:tcPr>
          <w:p w14:paraId="5E88227C" w14:textId="4277E46E" w:rsidR="00B339E0" w:rsidRPr="00B339E0" w:rsidRDefault="00B339E0" w:rsidP="00B339E0">
            <w:pPr>
              <w:jc w:val="center"/>
              <w:rPr>
                <w:rFonts w:ascii="Arial" w:hAnsi="Arial" w:cs="Arial"/>
                <w:b/>
                <w:bCs/>
                <w:sz w:val="16"/>
                <w:szCs w:val="16"/>
              </w:rPr>
            </w:pPr>
            <w:r w:rsidRPr="00B339E0">
              <w:rPr>
                <w:rFonts w:ascii="Arial" w:hAnsi="Arial" w:cs="Arial"/>
                <w:b/>
                <w:bCs/>
                <w:color w:val="EE0000"/>
                <w:sz w:val="16"/>
                <w:szCs w:val="16"/>
              </w:rPr>
              <w:t>HFNC or NIV</w:t>
            </w:r>
          </w:p>
        </w:tc>
        <w:tc>
          <w:tcPr>
            <w:tcW w:w="1234" w:type="dxa"/>
            <w:shd w:val="clear" w:color="auto" w:fill="FFFF00"/>
          </w:tcPr>
          <w:p w14:paraId="279FC72A" w14:textId="0D0BBB8B" w:rsidR="00B339E0" w:rsidRPr="00B339E0" w:rsidRDefault="00B339E0" w:rsidP="00B339E0">
            <w:pPr>
              <w:jc w:val="center"/>
              <w:rPr>
                <w:rFonts w:ascii="Arial" w:hAnsi="Arial" w:cs="Arial"/>
                <w:sz w:val="16"/>
                <w:szCs w:val="16"/>
              </w:rPr>
            </w:pPr>
            <w:r w:rsidRPr="00B339E0">
              <w:rPr>
                <w:rFonts w:ascii="Arial" w:hAnsi="Arial" w:cs="Arial"/>
                <w:sz w:val="16"/>
                <w:szCs w:val="16"/>
              </w:rPr>
              <w:t>HFNC or NIV</w:t>
            </w:r>
          </w:p>
        </w:tc>
        <w:tc>
          <w:tcPr>
            <w:tcW w:w="1234" w:type="dxa"/>
            <w:shd w:val="clear" w:color="auto" w:fill="FFFF00"/>
          </w:tcPr>
          <w:p w14:paraId="37A8611D"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w:t>
            </w:r>
          </w:p>
        </w:tc>
        <w:tc>
          <w:tcPr>
            <w:tcW w:w="1239" w:type="dxa"/>
          </w:tcPr>
          <w:p w14:paraId="51A25A9E"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Yes</w:t>
            </w:r>
          </w:p>
        </w:tc>
        <w:tc>
          <w:tcPr>
            <w:tcW w:w="2149" w:type="dxa"/>
          </w:tcPr>
          <w:p w14:paraId="5C7B4B5E" w14:textId="0BDAA6A7" w:rsidR="00B339E0" w:rsidRPr="00B339E0" w:rsidRDefault="00B339E0" w:rsidP="00B339E0">
            <w:pPr>
              <w:jc w:val="center"/>
              <w:rPr>
                <w:rFonts w:ascii="Arial" w:hAnsi="Arial" w:cs="Arial"/>
                <w:sz w:val="16"/>
                <w:szCs w:val="16"/>
              </w:rPr>
            </w:pPr>
            <w:r w:rsidRPr="00B339E0">
              <w:rPr>
                <w:rFonts w:ascii="Arial" w:hAnsi="Arial" w:cs="Arial"/>
                <w:sz w:val="16"/>
                <w:szCs w:val="16"/>
              </w:rPr>
              <w:t>Day 4 – HFNC</w:t>
            </w:r>
            <w:r>
              <w:rPr>
                <w:rFonts w:ascii="Arial" w:hAnsi="Arial" w:cs="Arial"/>
                <w:sz w:val="16"/>
                <w:szCs w:val="16"/>
              </w:rPr>
              <w:t>/NIV</w:t>
            </w:r>
            <w:r w:rsidRPr="00B339E0">
              <w:rPr>
                <w:rFonts w:ascii="Arial" w:hAnsi="Arial" w:cs="Arial"/>
                <w:sz w:val="16"/>
                <w:szCs w:val="16"/>
              </w:rPr>
              <w:t xml:space="preserve"> initiated, continued ≥2 days (Day 4–5)</w:t>
            </w:r>
          </w:p>
        </w:tc>
      </w:tr>
      <w:tr w:rsidR="00B339E0" w:rsidRPr="00B339E0" w14:paraId="096310C1" w14:textId="77777777" w:rsidTr="3B146FD8">
        <w:tc>
          <w:tcPr>
            <w:tcW w:w="1234" w:type="dxa"/>
          </w:tcPr>
          <w:p w14:paraId="0FE9A050" w14:textId="71D03807" w:rsidR="00B339E0" w:rsidRPr="00B339E0" w:rsidRDefault="000507A3" w:rsidP="001E2E94">
            <w:pPr>
              <w:rPr>
                <w:rFonts w:ascii="Arial" w:hAnsi="Arial" w:cs="Arial"/>
                <w:sz w:val="16"/>
                <w:szCs w:val="16"/>
              </w:rPr>
            </w:pPr>
            <w:r>
              <w:rPr>
                <w:rFonts w:ascii="Arial" w:hAnsi="Arial" w:cs="Arial"/>
                <w:sz w:val="16"/>
                <w:szCs w:val="16"/>
              </w:rPr>
              <w:lastRenderedPageBreak/>
              <w:t>2:</w:t>
            </w:r>
            <w:r w:rsidR="00B339E0" w:rsidRPr="00B339E0">
              <w:rPr>
                <w:rFonts w:ascii="Arial" w:hAnsi="Arial" w:cs="Arial"/>
                <w:sz w:val="16"/>
                <w:szCs w:val="16"/>
              </w:rPr>
              <w:t xml:space="preserve"> HFNC/NIV → Invasive Ventilation</w:t>
            </w:r>
          </w:p>
        </w:tc>
        <w:tc>
          <w:tcPr>
            <w:tcW w:w="1234" w:type="dxa"/>
          </w:tcPr>
          <w:p w14:paraId="10B7D2DE" w14:textId="268B537D" w:rsidR="00B339E0" w:rsidRPr="00B339E0" w:rsidRDefault="00B339E0" w:rsidP="00B339E0">
            <w:pPr>
              <w:jc w:val="center"/>
              <w:rPr>
                <w:rFonts w:ascii="Arial" w:hAnsi="Arial" w:cs="Arial"/>
                <w:sz w:val="16"/>
                <w:szCs w:val="16"/>
              </w:rPr>
            </w:pPr>
            <w:r w:rsidRPr="00B339E0">
              <w:rPr>
                <w:rFonts w:ascii="Arial" w:hAnsi="Arial" w:cs="Arial"/>
                <w:sz w:val="16"/>
                <w:szCs w:val="16"/>
              </w:rPr>
              <w:t>HFNC</w:t>
            </w:r>
            <w:r>
              <w:rPr>
                <w:rFonts w:ascii="Arial" w:hAnsi="Arial" w:cs="Arial"/>
                <w:sz w:val="16"/>
                <w:szCs w:val="16"/>
              </w:rPr>
              <w:t xml:space="preserve"> or NIV</w:t>
            </w:r>
          </w:p>
        </w:tc>
        <w:tc>
          <w:tcPr>
            <w:tcW w:w="1234" w:type="dxa"/>
            <w:shd w:val="clear" w:color="auto" w:fill="FFFF00"/>
          </w:tcPr>
          <w:p w14:paraId="7721374B" w14:textId="76488408" w:rsidR="00B339E0" w:rsidRPr="00B339E0" w:rsidRDefault="00B339E0" w:rsidP="00B339E0">
            <w:pPr>
              <w:jc w:val="center"/>
              <w:rPr>
                <w:rFonts w:ascii="Arial" w:hAnsi="Arial" w:cs="Arial"/>
                <w:sz w:val="16"/>
                <w:szCs w:val="16"/>
              </w:rPr>
            </w:pPr>
            <w:r w:rsidRPr="3B146FD8">
              <w:rPr>
                <w:rFonts w:ascii="Arial" w:hAnsi="Arial" w:cs="Arial"/>
                <w:sz w:val="16"/>
                <w:szCs w:val="16"/>
              </w:rPr>
              <w:t>HFNC or NIV</w:t>
            </w:r>
          </w:p>
        </w:tc>
        <w:tc>
          <w:tcPr>
            <w:tcW w:w="1234" w:type="dxa"/>
            <w:shd w:val="clear" w:color="auto" w:fill="FFFF00"/>
          </w:tcPr>
          <w:p w14:paraId="505339FC" w14:textId="77777777" w:rsidR="00B339E0" w:rsidRPr="00B339E0" w:rsidRDefault="00B339E0" w:rsidP="00B339E0">
            <w:pPr>
              <w:jc w:val="center"/>
              <w:rPr>
                <w:rFonts w:ascii="Arial" w:hAnsi="Arial" w:cs="Arial"/>
                <w:b/>
                <w:bCs/>
                <w:sz w:val="16"/>
                <w:szCs w:val="16"/>
              </w:rPr>
            </w:pPr>
            <w:r w:rsidRPr="00B339E0">
              <w:rPr>
                <w:rFonts w:ascii="Arial" w:hAnsi="Arial" w:cs="Arial"/>
                <w:b/>
                <w:bCs/>
                <w:color w:val="EE0000"/>
                <w:sz w:val="16"/>
                <w:szCs w:val="16"/>
              </w:rPr>
              <w:t>Invasive Ventilation</w:t>
            </w:r>
          </w:p>
        </w:tc>
        <w:tc>
          <w:tcPr>
            <w:tcW w:w="1234" w:type="dxa"/>
            <w:shd w:val="clear" w:color="auto" w:fill="FFFF00"/>
          </w:tcPr>
          <w:p w14:paraId="23E452D6"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Invasive Ventilation</w:t>
            </w:r>
          </w:p>
        </w:tc>
        <w:tc>
          <w:tcPr>
            <w:tcW w:w="1239" w:type="dxa"/>
          </w:tcPr>
          <w:p w14:paraId="094AB0DD"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Yes</w:t>
            </w:r>
          </w:p>
        </w:tc>
        <w:tc>
          <w:tcPr>
            <w:tcW w:w="2149" w:type="dxa"/>
          </w:tcPr>
          <w:p w14:paraId="116FCEF4"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Day 5 – Escalation to invasive ventilation</w:t>
            </w:r>
          </w:p>
        </w:tc>
      </w:tr>
      <w:tr w:rsidR="00B339E0" w:rsidRPr="00B339E0" w14:paraId="44794CA3" w14:textId="77777777" w:rsidTr="3B146FD8">
        <w:tc>
          <w:tcPr>
            <w:tcW w:w="1234" w:type="dxa"/>
          </w:tcPr>
          <w:p w14:paraId="388672BD" w14:textId="4FC2E3F6" w:rsidR="00B339E0" w:rsidRPr="00B339E0" w:rsidRDefault="000507A3" w:rsidP="001E2E94">
            <w:pPr>
              <w:rPr>
                <w:rFonts w:ascii="Arial" w:hAnsi="Arial" w:cs="Arial"/>
                <w:sz w:val="16"/>
                <w:szCs w:val="16"/>
              </w:rPr>
            </w:pPr>
            <w:r>
              <w:rPr>
                <w:rFonts w:ascii="Arial" w:hAnsi="Arial" w:cs="Arial"/>
                <w:sz w:val="16"/>
                <w:szCs w:val="16"/>
              </w:rPr>
              <w:t>3:</w:t>
            </w:r>
            <w:r w:rsidR="00B339E0" w:rsidRPr="00B339E0">
              <w:rPr>
                <w:rFonts w:ascii="Arial" w:hAnsi="Arial" w:cs="Arial"/>
                <w:sz w:val="16"/>
                <w:szCs w:val="16"/>
              </w:rPr>
              <w:t xml:space="preserve"> No prior invasive ventilation</w:t>
            </w:r>
          </w:p>
        </w:tc>
        <w:tc>
          <w:tcPr>
            <w:tcW w:w="1234" w:type="dxa"/>
          </w:tcPr>
          <w:p w14:paraId="18EC8019"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w:t>
            </w:r>
          </w:p>
        </w:tc>
        <w:tc>
          <w:tcPr>
            <w:tcW w:w="1234" w:type="dxa"/>
            <w:shd w:val="clear" w:color="auto" w:fill="FFFF00"/>
          </w:tcPr>
          <w:p w14:paraId="43FB04D7" w14:textId="77777777" w:rsidR="00B339E0" w:rsidRPr="00B339E0" w:rsidRDefault="00B339E0" w:rsidP="00B339E0">
            <w:pPr>
              <w:jc w:val="center"/>
              <w:rPr>
                <w:rFonts w:ascii="Arial" w:hAnsi="Arial" w:cs="Arial"/>
                <w:b/>
                <w:bCs/>
                <w:sz w:val="16"/>
                <w:szCs w:val="16"/>
              </w:rPr>
            </w:pPr>
            <w:r w:rsidRPr="00B339E0">
              <w:rPr>
                <w:rFonts w:ascii="Arial" w:hAnsi="Arial" w:cs="Arial"/>
                <w:b/>
                <w:bCs/>
                <w:color w:val="EE0000"/>
                <w:sz w:val="16"/>
                <w:szCs w:val="16"/>
              </w:rPr>
              <w:t>Invasive Ventilation</w:t>
            </w:r>
          </w:p>
        </w:tc>
        <w:tc>
          <w:tcPr>
            <w:tcW w:w="1234" w:type="dxa"/>
            <w:shd w:val="clear" w:color="auto" w:fill="FFFF00"/>
          </w:tcPr>
          <w:p w14:paraId="0FF58A12"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Invasive Ventilation</w:t>
            </w:r>
          </w:p>
        </w:tc>
        <w:tc>
          <w:tcPr>
            <w:tcW w:w="1234" w:type="dxa"/>
            <w:shd w:val="clear" w:color="auto" w:fill="FFFF00"/>
          </w:tcPr>
          <w:p w14:paraId="59BE7F79"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w:t>
            </w:r>
          </w:p>
        </w:tc>
        <w:tc>
          <w:tcPr>
            <w:tcW w:w="1239" w:type="dxa"/>
          </w:tcPr>
          <w:p w14:paraId="7C2D21DD"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Yes</w:t>
            </w:r>
          </w:p>
        </w:tc>
        <w:tc>
          <w:tcPr>
            <w:tcW w:w="2149" w:type="dxa"/>
          </w:tcPr>
          <w:p w14:paraId="6A79247A" w14:textId="794F8D65" w:rsidR="00B339E0" w:rsidRPr="00B339E0" w:rsidRDefault="00B339E0" w:rsidP="00B339E0">
            <w:pPr>
              <w:jc w:val="center"/>
              <w:rPr>
                <w:rFonts w:ascii="Arial" w:hAnsi="Arial" w:cs="Arial"/>
                <w:sz w:val="16"/>
                <w:szCs w:val="16"/>
              </w:rPr>
            </w:pPr>
            <w:r w:rsidRPr="00B339E0">
              <w:rPr>
                <w:rFonts w:ascii="Arial" w:hAnsi="Arial" w:cs="Arial"/>
                <w:sz w:val="16"/>
                <w:szCs w:val="16"/>
              </w:rPr>
              <w:t xml:space="preserve">Day 4 – Initiation of invasive ventilation within </w:t>
            </w:r>
            <w:r w:rsidR="000507A3">
              <w:rPr>
                <w:rFonts w:ascii="Arial" w:hAnsi="Arial" w:cs="Arial"/>
                <w:sz w:val="16"/>
                <w:szCs w:val="16"/>
              </w:rPr>
              <w:t xml:space="preserve">sepsis event </w:t>
            </w:r>
            <w:r w:rsidRPr="00B339E0">
              <w:rPr>
                <w:rFonts w:ascii="Arial" w:hAnsi="Arial" w:cs="Arial"/>
                <w:sz w:val="16"/>
                <w:szCs w:val="16"/>
              </w:rPr>
              <w:t>window</w:t>
            </w:r>
          </w:p>
        </w:tc>
      </w:tr>
      <w:tr w:rsidR="00B339E0" w:rsidRPr="00B339E0" w14:paraId="647CFA76" w14:textId="77777777" w:rsidTr="3B146FD8">
        <w:tc>
          <w:tcPr>
            <w:tcW w:w="1234" w:type="dxa"/>
          </w:tcPr>
          <w:p w14:paraId="7C7DEDC4" w14:textId="1A04AEA0" w:rsidR="00B339E0" w:rsidRPr="00B339E0" w:rsidRDefault="000507A3" w:rsidP="001E2E94">
            <w:pPr>
              <w:rPr>
                <w:rFonts w:ascii="Arial" w:hAnsi="Arial" w:cs="Arial"/>
                <w:sz w:val="16"/>
                <w:szCs w:val="16"/>
              </w:rPr>
            </w:pPr>
            <w:r>
              <w:rPr>
                <w:rFonts w:ascii="Arial" w:hAnsi="Arial" w:cs="Arial"/>
                <w:sz w:val="16"/>
                <w:szCs w:val="16"/>
              </w:rPr>
              <w:t>4:</w:t>
            </w:r>
            <w:r w:rsidR="00B339E0" w:rsidRPr="00B339E0">
              <w:rPr>
                <w:rFonts w:ascii="Arial" w:hAnsi="Arial" w:cs="Arial"/>
                <w:sz w:val="16"/>
                <w:szCs w:val="16"/>
              </w:rPr>
              <w:t xml:space="preserve"> Invasive Ventilation → HFNC/NIV</w:t>
            </w:r>
          </w:p>
        </w:tc>
        <w:tc>
          <w:tcPr>
            <w:tcW w:w="1234" w:type="dxa"/>
          </w:tcPr>
          <w:p w14:paraId="06176F45"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Invasive Ventilation</w:t>
            </w:r>
          </w:p>
        </w:tc>
        <w:tc>
          <w:tcPr>
            <w:tcW w:w="1234" w:type="dxa"/>
            <w:shd w:val="clear" w:color="auto" w:fill="FFFF00"/>
          </w:tcPr>
          <w:p w14:paraId="4C144F4E"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Invasive Ventilation</w:t>
            </w:r>
          </w:p>
        </w:tc>
        <w:tc>
          <w:tcPr>
            <w:tcW w:w="1234" w:type="dxa"/>
            <w:shd w:val="clear" w:color="auto" w:fill="FFFF00"/>
          </w:tcPr>
          <w:p w14:paraId="423347BD"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HFNC</w:t>
            </w:r>
          </w:p>
        </w:tc>
        <w:tc>
          <w:tcPr>
            <w:tcW w:w="1234" w:type="dxa"/>
            <w:shd w:val="clear" w:color="auto" w:fill="FFFF00"/>
          </w:tcPr>
          <w:p w14:paraId="445406C9" w14:textId="77777777" w:rsidR="00B339E0" w:rsidRPr="00B339E0" w:rsidRDefault="00B339E0" w:rsidP="00B339E0">
            <w:pPr>
              <w:jc w:val="center"/>
              <w:rPr>
                <w:rFonts w:ascii="Arial" w:hAnsi="Arial" w:cs="Arial"/>
                <w:sz w:val="16"/>
                <w:szCs w:val="16"/>
              </w:rPr>
            </w:pPr>
            <w:r w:rsidRPr="00B339E0">
              <w:rPr>
                <w:rFonts w:ascii="Arial" w:hAnsi="Arial" w:cs="Arial"/>
                <w:sz w:val="16"/>
                <w:szCs w:val="16"/>
              </w:rPr>
              <w:t>—</w:t>
            </w:r>
          </w:p>
        </w:tc>
        <w:tc>
          <w:tcPr>
            <w:tcW w:w="1239" w:type="dxa"/>
          </w:tcPr>
          <w:p w14:paraId="669520CA" w14:textId="77777777" w:rsidR="00B339E0" w:rsidRPr="00E62E57" w:rsidRDefault="00B339E0" w:rsidP="00B339E0">
            <w:pPr>
              <w:jc w:val="center"/>
              <w:rPr>
                <w:rFonts w:ascii="Arial" w:hAnsi="Arial" w:cs="Arial"/>
                <w:b/>
                <w:bCs/>
                <w:sz w:val="16"/>
                <w:szCs w:val="16"/>
              </w:rPr>
            </w:pPr>
            <w:r w:rsidRPr="00E62E57">
              <w:rPr>
                <w:rFonts w:ascii="Arial" w:hAnsi="Arial" w:cs="Arial"/>
                <w:b/>
                <w:bCs/>
                <w:sz w:val="16"/>
                <w:szCs w:val="16"/>
              </w:rPr>
              <w:t>No</w:t>
            </w:r>
          </w:p>
        </w:tc>
        <w:tc>
          <w:tcPr>
            <w:tcW w:w="2149" w:type="dxa"/>
          </w:tcPr>
          <w:p w14:paraId="0217C213" w14:textId="4906D000" w:rsidR="00B339E0" w:rsidRPr="00B339E0" w:rsidRDefault="000507A3" w:rsidP="00B339E0">
            <w:pPr>
              <w:jc w:val="center"/>
              <w:rPr>
                <w:rFonts w:ascii="Arial" w:hAnsi="Arial" w:cs="Arial"/>
                <w:sz w:val="16"/>
                <w:szCs w:val="16"/>
              </w:rPr>
            </w:pPr>
            <w:r>
              <w:rPr>
                <w:rFonts w:ascii="Arial" w:hAnsi="Arial" w:cs="Arial"/>
                <w:sz w:val="16"/>
                <w:szCs w:val="16"/>
              </w:rPr>
              <w:t xml:space="preserve">Invasive ventilation during sepsis event window (on day 4) is not new; </w:t>
            </w:r>
            <w:r w:rsidR="00B339E0" w:rsidRPr="00B339E0">
              <w:rPr>
                <w:rFonts w:ascii="Arial" w:hAnsi="Arial" w:cs="Arial"/>
                <w:sz w:val="16"/>
                <w:szCs w:val="16"/>
              </w:rPr>
              <w:t>HFNC/NIV</w:t>
            </w:r>
            <w:r>
              <w:rPr>
                <w:rFonts w:ascii="Arial" w:hAnsi="Arial" w:cs="Arial"/>
                <w:sz w:val="16"/>
                <w:szCs w:val="16"/>
              </w:rPr>
              <w:t xml:space="preserve"> on day 5</w:t>
            </w:r>
            <w:r w:rsidR="00B339E0" w:rsidRPr="00B339E0">
              <w:rPr>
                <w:rFonts w:ascii="Arial" w:hAnsi="Arial" w:cs="Arial"/>
                <w:sz w:val="16"/>
                <w:szCs w:val="16"/>
              </w:rPr>
              <w:t xml:space="preserve"> is de-escalation from invasive ventilation</w:t>
            </w:r>
          </w:p>
        </w:tc>
      </w:tr>
      <w:tr w:rsidR="5675675C" w14:paraId="3E524A1F" w14:textId="77777777" w:rsidTr="3B146FD8">
        <w:trPr>
          <w:trHeight w:val="300"/>
        </w:trPr>
        <w:tc>
          <w:tcPr>
            <w:tcW w:w="1212" w:type="dxa"/>
          </w:tcPr>
          <w:p w14:paraId="2524BCA0" w14:textId="5EEA713D" w:rsidR="328FCAB9" w:rsidRDefault="4DC3390B" w:rsidP="5675675C">
            <w:pPr>
              <w:rPr>
                <w:rFonts w:ascii="Arial" w:hAnsi="Arial" w:cs="Arial"/>
                <w:sz w:val="16"/>
                <w:szCs w:val="16"/>
              </w:rPr>
            </w:pPr>
            <w:r w:rsidRPr="1C84F15E">
              <w:rPr>
                <w:rFonts w:ascii="Arial" w:hAnsi="Arial" w:cs="Arial"/>
                <w:sz w:val="16"/>
                <w:szCs w:val="16"/>
              </w:rPr>
              <w:t>5: New HFNC/NIV to invasive ventilation</w:t>
            </w:r>
          </w:p>
        </w:tc>
        <w:tc>
          <w:tcPr>
            <w:tcW w:w="1210" w:type="dxa"/>
          </w:tcPr>
          <w:p w14:paraId="33EBE294" w14:textId="238E8D95" w:rsidR="328FCAB9" w:rsidRDefault="4DC3390B" w:rsidP="5675675C">
            <w:pPr>
              <w:jc w:val="center"/>
              <w:rPr>
                <w:rFonts w:ascii="Arial" w:hAnsi="Arial" w:cs="Arial"/>
                <w:sz w:val="16"/>
                <w:szCs w:val="16"/>
              </w:rPr>
            </w:pPr>
            <w:r w:rsidRPr="1C84F15E">
              <w:rPr>
                <w:rFonts w:ascii="Arial" w:hAnsi="Arial" w:cs="Arial"/>
                <w:sz w:val="16"/>
                <w:szCs w:val="16"/>
              </w:rPr>
              <w:t>—</w:t>
            </w:r>
          </w:p>
        </w:tc>
        <w:tc>
          <w:tcPr>
            <w:tcW w:w="1216" w:type="dxa"/>
            <w:shd w:val="clear" w:color="auto" w:fill="FFFF00"/>
          </w:tcPr>
          <w:p w14:paraId="18046CEB" w14:textId="09440B1B" w:rsidR="328FCAB9" w:rsidRDefault="0CEA29D8" w:rsidP="5675675C">
            <w:pPr>
              <w:jc w:val="center"/>
              <w:rPr>
                <w:rFonts w:ascii="Arial" w:hAnsi="Arial" w:cs="Arial"/>
                <w:b/>
                <w:bCs/>
                <w:sz w:val="16"/>
                <w:szCs w:val="16"/>
              </w:rPr>
            </w:pPr>
            <w:r w:rsidRPr="3B146FD8">
              <w:rPr>
                <w:rFonts w:ascii="Arial" w:hAnsi="Arial" w:cs="Arial"/>
                <w:b/>
                <w:bCs/>
                <w:sz w:val="16"/>
                <w:szCs w:val="16"/>
              </w:rPr>
              <w:t>HFNC or NIV</w:t>
            </w:r>
          </w:p>
        </w:tc>
        <w:tc>
          <w:tcPr>
            <w:tcW w:w="1216" w:type="dxa"/>
            <w:shd w:val="clear" w:color="auto" w:fill="FFFF00"/>
          </w:tcPr>
          <w:p w14:paraId="446E4862" w14:textId="77777777" w:rsidR="328FCAB9" w:rsidRDefault="4DC3390B" w:rsidP="5675675C">
            <w:pPr>
              <w:jc w:val="center"/>
              <w:rPr>
                <w:rFonts w:ascii="Arial" w:hAnsi="Arial" w:cs="Arial"/>
                <w:sz w:val="16"/>
                <w:szCs w:val="16"/>
              </w:rPr>
            </w:pPr>
            <w:r w:rsidRPr="1C84F15E">
              <w:rPr>
                <w:rFonts w:ascii="Arial" w:hAnsi="Arial" w:cs="Arial"/>
                <w:sz w:val="16"/>
                <w:szCs w:val="16"/>
              </w:rPr>
              <w:t>Invasive Ventilation</w:t>
            </w:r>
          </w:p>
          <w:p w14:paraId="6B5A15A5" w14:textId="36284A27" w:rsidR="5675675C" w:rsidRDefault="5675675C" w:rsidP="5675675C">
            <w:pPr>
              <w:jc w:val="center"/>
              <w:rPr>
                <w:rFonts w:ascii="Arial" w:hAnsi="Arial" w:cs="Arial"/>
                <w:sz w:val="16"/>
                <w:szCs w:val="16"/>
              </w:rPr>
            </w:pPr>
          </w:p>
        </w:tc>
        <w:tc>
          <w:tcPr>
            <w:tcW w:w="1210" w:type="dxa"/>
            <w:shd w:val="clear" w:color="auto" w:fill="FFFF00"/>
          </w:tcPr>
          <w:p w14:paraId="00652CBA" w14:textId="77777777" w:rsidR="328FCAB9" w:rsidRDefault="4DC3390B" w:rsidP="5675675C">
            <w:pPr>
              <w:jc w:val="center"/>
              <w:rPr>
                <w:rFonts w:ascii="Arial" w:eastAsia="MS Mincho" w:hAnsi="Arial" w:cs="Arial"/>
                <w:sz w:val="16"/>
                <w:szCs w:val="16"/>
              </w:rPr>
            </w:pPr>
            <w:r w:rsidRPr="1C84F15E">
              <w:rPr>
                <w:rFonts w:ascii="Arial" w:eastAsia="MS Mincho" w:hAnsi="Arial" w:cs="Arial"/>
                <w:sz w:val="16"/>
                <w:szCs w:val="16"/>
              </w:rPr>
              <w:t>Invasive Ventilation</w:t>
            </w:r>
          </w:p>
          <w:p w14:paraId="0C17B602" w14:textId="6D53EC86" w:rsidR="5675675C" w:rsidRDefault="5675675C" w:rsidP="5675675C">
            <w:pPr>
              <w:jc w:val="center"/>
              <w:rPr>
                <w:rFonts w:ascii="Arial" w:hAnsi="Arial" w:cs="Arial"/>
                <w:sz w:val="16"/>
                <w:szCs w:val="16"/>
              </w:rPr>
            </w:pPr>
          </w:p>
        </w:tc>
        <w:tc>
          <w:tcPr>
            <w:tcW w:w="1239" w:type="dxa"/>
          </w:tcPr>
          <w:p w14:paraId="5C6EDB0F" w14:textId="7800F5AE" w:rsidR="328FCAB9" w:rsidRDefault="4DC3390B" w:rsidP="5675675C">
            <w:pPr>
              <w:jc w:val="center"/>
              <w:rPr>
                <w:rFonts w:ascii="Arial" w:hAnsi="Arial" w:cs="Arial"/>
                <w:b/>
                <w:bCs/>
                <w:sz w:val="16"/>
                <w:szCs w:val="16"/>
              </w:rPr>
            </w:pPr>
            <w:r w:rsidRPr="1C84F15E">
              <w:rPr>
                <w:rFonts w:ascii="Arial" w:hAnsi="Arial" w:cs="Arial"/>
                <w:b/>
                <w:bCs/>
                <w:sz w:val="16"/>
                <w:szCs w:val="16"/>
              </w:rPr>
              <w:t>Yes</w:t>
            </w:r>
          </w:p>
        </w:tc>
        <w:tc>
          <w:tcPr>
            <w:tcW w:w="2047" w:type="dxa"/>
          </w:tcPr>
          <w:p w14:paraId="3E7A0529" w14:textId="63CA443F" w:rsidR="328FCAB9" w:rsidRDefault="4DC3390B" w:rsidP="5675675C">
            <w:pPr>
              <w:jc w:val="center"/>
              <w:rPr>
                <w:rFonts w:ascii="Arial" w:hAnsi="Arial" w:cs="Arial"/>
                <w:sz w:val="16"/>
                <w:szCs w:val="16"/>
              </w:rPr>
            </w:pPr>
            <w:r w:rsidRPr="1C84F15E">
              <w:rPr>
                <w:rFonts w:ascii="Arial" w:hAnsi="Arial" w:cs="Arial"/>
                <w:sz w:val="16"/>
                <w:szCs w:val="16"/>
              </w:rPr>
              <w:t>Day 4 – HFNC/NIV is new</w:t>
            </w:r>
            <w:r w:rsidR="5E209C4A" w:rsidRPr="1C84F15E">
              <w:rPr>
                <w:rFonts w:ascii="Arial" w:hAnsi="Arial" w:cs="Arial"/>
                <w:sz w:val="16"/>
                <w:szCs w:val="16"/>
              </w:rPr>
              <w:t xml:space="preserve"> and counts as earliest organ dysfunction (even though not 2 consecutive days, as it escalates to invasive ventilati</w:t>
            </w:r>
            <w:r w:rsidR="225CD422" w:rsidRPr="1C84F15E">
              <w:rPr>
                <w:rFonts w:ascii="Arial" w:hAnsi="Arial" w:cs="Arial"/>
                <w:sz w:val="16"/>
                <w:szCs w:val="16"/>
              </w:rPr>
              <w:t>o</w:t>
            </w:r>
            <w:r w:rsidR="5E209C4A" w:rsidRPr="1C84F15E">
              <w:rPr>
                <w:rFonts w:ascii="Arial" w:hAnsi="Arial" w:cs="Arial"/>
                <w:sz w:val="16"/>
                <w:szCs w:val="16"/>
              </w:rPr>
              <w:t>n the next day)</w:t>
            </w:r>
          </w:p>
        </w:tc>
      </w:tr>
    </w:tbl>
    <w:p w14:paraId="7B0C2882" w14:textId="77777777" w:rsidR="00B339E0" w:rsidRDefault="00B339E0" w:rsidP="00422978">
      <w:pPr>
        <w:tabs>
          <w:tab w:val="num" w:pos="720"/>
        </w:tabs>
        <w:spacing w:after="0" w:line="240" w:lineRule="auto"/>
        <w:rPr>
          <w:rFonts w:ascii="Arial" w:hAnsi="Arial" w:cs="Arial"/>
        </w:rPr>
      </w:pPr>
    </w:p>
    <w:p w14:paraId="34BB5618" w14:textId="77777777" w:rsidR="00B339E0" w:rsidRDefault="00B339E0" w:rsidP="00422978">
      <w:pPr>
        <w:tabs>
          <w:tab w:val="num" w:pos="720"/>
        </w:tabs>
        <w:spacing w:after="0" w:line="240" w:lineRule="auto"/>
        <w:rPr>
          <w:rFonts w:ascii="Arial" w:hAnsi="Arial" w:cs="Arial"/>
        </w:rPr>
      </w:pPr>
    </w:p>
    <w:p w14:paraId="3DADF160" w14:textId="77777777" w:rsidR="00B339E0" w:rsidRDefault="00B339E0" w:rsidP="00422978">
      <w:pPr>
        <w:tabs>
          <w:tab w:val="num" w:pos="720"/>
        </w:tabs>
        <w:spacing w:after="0" w:line="240" w:lineRule="auto"/>
        <w:rPr>
          <w:rFonts w:ascii="Arial" w:hAnsi="Arial" w:cs="Arial"/>
        </w:rPr>
      </w:pPr>
    </w:p>
    <w:p w14:paraId="1D02ECD0" w14:textId="1BACAD63" w:rsidR="00422978" w:rsidRPr="00422978" w:rsidRDefault="00422978" w:rsidP="00422978">
      <w:pPr>
        <w:spacing w:after="0" w:line="240" w:lineRule="auto"/>
        <w:rPr>
          <w:rFonts w:ascii="Arial" w:hAnsi="Arial" w:cs="Arial"/>
          <w:b/>
          <w:bCs/>
        </w:rPr>
      </w:pPr>
      <w:r w:rsidRPr="00422978">
        <w:rPr>
          <w:rFonts w:ascii="Arial" w:hAnsi="Arial" w:cs="Arial"/>
          <w:b/>
          <w:bCs/>
        </w:rPr>
        <w:t>2.</w:t>
      </w:r>
      <w:r w:rsidR="00C7449F">
        <w:rPr>
          <w:rFonts w:ascii="Arial" w:hAnsi="Arial" w:cs="Arial"/>
          <w:b/>
          <w:bCs/>
        </w:rPr>
        <w:t>2</w:t>
      </w:r>
      <w:r>
        <w:rPr>
          <w:rFonts w:ascii="Arial" w:hAnsi="Arial" w:cs="Arial"/>
          <w:b/>
          <w:bCs/>
        </w:rPr>
        <w:t xml:space="preserve">. </w:t>
      </w:r>
      <w:r w:rsidRPr="00422978">
        <w:rPr>
          <w:rFonts w:ascii="Arial" w:hAnsi="Arial" w:cs="Arial"/>
          <w:b/>
          <w:bCs/>
        </w:rPr>
        <w:t>Example Application of Lactate Organ Dysfunction Criterion</w:t>
      </w:r>
    </w:p>
    <w:tbl>
      <w:tblPr>
        <w:tblW w:w="9495" w:type="dxa"/>
        <w:tblCellSpacing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1184"/>
        <w:gridCol w:w="1485"/>
        <w:gridCol w:w="1479"/>
        <w:gridCol w:w="5347"/>
      </w:tblGrid>
      <w:tr w:rsidR="00422978" w:rsidRPr="00422978" w14:paraId="0A992543" w14:textId="77777777" w:rsidTr="4E0CB59E">
        <w:trPr>
          <w:tblHeader/>
          <w:tblCellSpacing w:w="15" w:type="dxa"/>
        </w:trPr>
        <w:tc>
          <w:tcPr>
            <w:tcW w:w="0" w:type="auto"/>
            <w:vAlign w:val="center"/>
            <w:hideMark/>
          </w:tcPr>
          <w:p w14:paraId="2686C0DE" w14:textId="77777777" w:rsidR="00422978" w:rsidRPr="00422978" w:rsidRDefault="00422978" w:rsidP="00422978">
            <w:pPr>
              <w:spacing w:after="0" w:line="240" w:lineRule="auto"/>
              <w:rPr>
                <w:rFonts w:ascii="Arial" w:hAnsi="Arial" w:cs="Arial"/>
                <w:b/>
                <w:bCs/>
                <w:sz w:val="18"/>
                <w:szCs w:val="18"/>
              </w:rPr>
            </w:pPr>
            <w:r w:rsidRPr="00422978">
              <w:rPr>
                <w:rFonts w:ascii="Arial" w:hAnsi="Arial" w:cs="Arial"/>
                <w:b/>
                <w:bCs/>
                <w:sz w:val="18"/>
                <w:szCs w:val="18"/>
              </w:rPr>
              <w:t>Hospital Day</w:t>
            </w:r>
          </w:p>
        </w:tc>
        <w:tc>
          <w:tcPr>
            <w:tcW w:w="0" w:type="auto"/>
            <w:vAlign w:val="center"/>
            <w:hideMark/>
          </w:tcPr>
          <w:p w14:paraId="1AA1BE6C" w14:textId="77777777" w:rsidR="00422978" w:rsidRPr="00422978" w:rsidRDefault="00422978" w:rsidP="00422978">
            <w:pPr>
              <w:spacing w:after="0" w:line="240" w:lineRule="auto"/>
              <w:rPr>
                <w:rFonts w:ascii="Arial" w:hAnsi="Arial" w:cs="Arial"/>
                <w:b/>
                <w:bCs/>
                <w:sz w:val="18"/>
                <w:szCs w:val="18"/>
              </w:rPr>
            </w:pPr>
            <w:r w:rsidRPr="00422978">
              <w:rPr>
                <w:rFonts w:ascii="Arial" w:hAnsi="Arial" w:cs="Arial"/>
                <w:b/>
                <w:bCs/>
                <w:sz w:val="18"/>
                <w:szCs w:val="18"/>
              </w:rPr>
              <w:t>Lactate (mmol/L)</w:t>
            </w:r>
          </w:p>
        </w:tc>
        <w:tc>
          <w:tcPr>
            <w:tcW w:w="0" w:type="auto"/>
            <w:vAlign w:val="center"/>
            <w:hideMark/>
          </w:tcPr>
          <w:p w14:paraId="4A12EA6F" w14:textId="77777777" w:rsidR="00422978" w:rsidRPr="00422978" w:rsidRDefault="00422978" w:rsidP="00422978">
            <w:pPr>
              <w:spacing w:after="0" w:line="240" w:lineRule="auto"/>
              <w:rPr>
                <w:rFonts w:ascii="Arial" w:hAnsi="Arial" w:cs="Arial"/>
                <w:b/>
                <w:bCs/>
                <w:sz w:val="18"/>
                <w:szCs w:val="18"/>
              </w:rPr>
            </w:pPr>
            <w:r w:rsidRPr="00422978">
              <w:rPr>
                <w:rFonts w:ascii="Arial" w:hAnsi="Arial" w:cs="Arial"/>
                <w:b/>
                <w:bCs/>
                <w:sz w:val="18"/>
                <w:szCs w:val="18"/>
              </w:rPr>
              <w:t>Meets Criterion?</w:t>
            </w:r>
          </w:p>
        </w:tc>
        <w:tc>
          <w:tcPr>
            <w:tcW w:w="5302" w:type="dxa"/>
            <w:vAlign w:val="center"/>
            <w:hideMark/>
          </w:tcPr>
          <w:p w14:paraId="52B87CD0" w14:textId="77777777" w:rsidR="00422978" w:rsidRPr="00422978" w:rsidRDefault="00422978" w:rsidP="00422978">
            <w:pPr>
              <w:spacing w:after="0" w:line="240" w:lineRule="auto"/>
              <w:rPr>
                <w:rFonts w:ascii="Arial" w:hAnsi="Arial" w:cs="Arial"/>
                <w:b/>
                <w:bCs/>
                <w:sz w:val="18"/>
                <w:szCs w:val="18"/>
              </w:rPr>
            </w:pPr>
            <w:r w:rsidRPr="00422978">
              <w:rPr>
                <w:rFonts w:ascii="Arial" w:hAnsi="Arial" w:cs="Arial"/>
                <w:b/>
                <w:bCs/>
                <w:sz w:val="18"/>
                <w:szCs w:val="18"/>
              </w:rPr>
              <w:t>Reason</w:t>
            </w:r>
          </w:p>
        </w:tc>
      </w:tr>
      <w:tr w:rsidR="00422978" w:rsidRPr="00422978" w14:paraId="02B5F792" w14:textId="77777777" w:rsidTr="4E0CB59E">
        <w:trPr>
          <w:tblCellSpacing w:w="15" w:type="dxa"/>
        </w:trPr>
        <w:tc>
          <w:tcPr>
            <w:tcW w:w="0" w:type="auto"/>
            <w:vAlign w:val="center"/>
            <w:hideMark/>
          </w:tcPr>
          <w:p w14:paraId="30372BD2"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Day 1</w:t>
            </w:r>
          </w:p>
        </w:tc>
        <w:tc>
          <w:tcPr>
            <w:tcW w:w="0" w:type="auto"/>
            <w:vAlign w:val="center"/>
            <w:hideMark/>
          </w:tcPr>
          <w:p w14:paraId="4F98DEC5"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1.8</w:t>
            </w:r>
          </w:p>
        </w:tc>
        <w:tc>
          <w:tcPr>
            <w:tcW w:w="0" w:type="auto"/>
            <w:vAlign w:val="center"/>
            <w:hideMark/>
          </w:tcPr>
          <w:p w14:paraId="36A71059"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No</w:t>
            </w:r>
          </w:p>
        </w:tc>
        <w:tc>
          <w:tcPr>
            <w:tcW w:w="5302" w:type="dxa"/>
            <w:vAlign w:val="center"/>
            <w:hideMark/>
          </w:tcPr>
          <w:p w14:paraId="422AE592"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≤2.0 mmol/L</w:t>
            </w:r>
          </w:p>
        </w:tc>
      </w:tr>
      <w:tr w:rsidR="00422978" w:rsidRPr="00422978" w14:paraId="49B0524B" w14:textId="77777777" w:rsidTr="4E0CB59E">
        <w:trPr>
          <w:tblCellSpacing w:w="15" w:type="dxa"/>
        </w:trPr>
        <w:tc>
          <w:tcPr>
            <w:tcW w:w="0" w:type="auto"/>
            <w:vAlign w:val="center"/>
            <w:hideMark/>
          </w:tcPr>
          <w:p w14:paraId="19E7543D"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Day 2</w:t>
            </w:r>
          </w:p>
        </w:tc>
        <w:tc>
          <w:tcPr>
            <w:tcW w:w="0" w:type="auto"/>
            <w:vAlign w:val="center"/>
            <w:hideMark/>
          </w:tcPr>
          <w:p w14:paraId="5A97647A"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2.3</w:t>
            </w:r>
          </w:p>
        </w:tc>
        <w:tc>
          <w:tcPr>
            <w:tcW w:w="0" w:type="auto"/>
            <w:vAlign w:val="center"/>
            <w:hideMark/>
          </w:tcPr>
          <w:p w14:paraId="7CF695A0"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b/>
                <w:bCs/>
                <w:sz w:val="18"/>
                <w:szCs w:val="18"/>
              </w:rPr>
              <w:t>Yes</w:t>
            </w:r>
          </w:p>
        </w:tc>
        <w:tc>
          <w:tcPr>
            <w:tcW w:w="5302" w:type="dxa"/>
            <w:vAlign w:val="center"/>
            <w:hideMark/>
          </w:tcPr>
          <w:p w14:paraId="1AD71E41"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 xml:space="preserve">&gt;2.0 mmol/L </w:t>
            </w:r>
            <w:r w:rsidRPr="00422978">
              <w:rPr>
                <w:rFonts w:ascii="Arial" w:hAnsi="Arial" w:cs="Arial"/>
                <w:b/>
                <w:bCs/>
                <w:sz w:val="18"/>
                <w:szCs w:val="18"/>
              </w:rPr>
              <w:t>and</w:t>
            </w:r>
            <w:r w:rsidRPr="00422978">
              <w:rPr>
                <w:rFonts w:ascii="Arial" w:hAnsi="Arial" w:cs="Arial"/>
                <w:sz w:val="18"/>
                <w:szCs w:val="18"/>
              </w:rPr>
              <w:t xml:space="preserve"> increased from prior day</w:t>
            </w:r>
          </w:p>
        </w:tc>
      </w:tr>
      <w:tr w:rsidR="00422978" w:rsidRPr="00422978" w14:paraId="04A2BF4A" w14:textId="77777777" w:rsidTr="4E0CB59E">
        <w:trPr>
          <w:tblCellSpacing w:w="15" w:type="dxa"/>
        </w:trPr>
        <w:tc>
          <w:tcPr>
            <w:tcW w:w="0" w:type="auto"/>
            <w:vAlign w:val="center"/>
            <w:hideMark/>
          </w:tcPr>
          <w:p w14:paraId="0C51E74F"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Day 3</w:t>
            </w:r>
          </w:p>
        </w:tc>
        <w:tc>
          <w:tcPr>
            <w:tcW w:w="0" w:type="auto"/>
            <w:vAlign w:val="center"/>
            <w:hideMark/>
          </w:tcPr>
          <w:p w14:paraId="3D236FEE"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2.5</w:t>
            </w:r>
          </w:p>
        </w:tc>
        <w:tc>
          <w:tcPr>
            <w:tcW w:w="0" w:type="auto"/>
            <w:vAlign w:val="center"/>
            <w:hideMark/>
          </w:tcPr>
          <w:p w14:paraId="1389DA13"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b/>
                <w:bCs/>
                <w:sz w:val="18"/>
                <w:szCs w:val="18"/>
              </w:rPr>
              <w:t>Yes</w:t>
            </w:r>
          </w:p>
        </w:tc>
        <w:tc>
          <w:tcPr>
            <w:tcW w:w="5302" w:type="dxa"/>
            <w:vAlign w:val="center"/>
            <w:hideMark/>
          </w:tcPr>
          <w:p w14:paraId="2A7FD1DC"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 xml:space="preserve">&gt;2.0 mmol/L </w:t>
            </w:r>
            <w:r w:rsidRPr="00422978">
              <w:rPr>
                <w:rFonts w:ascii="Arial" w:hAnsi="Arial" w:cs="Arial"/>
                <w:b/>
                <w:bCs/>
                <w:sz w:val="18"/>
                <w:szCs w:val="18"/>
              </w:rPr>
              <w:t>and</w:t>
            </w:r>
            <w:r w:rsidRPr="00422978">
              <w:rPr>
                <w:rFonts w:ascii="Arial" w:hAnsi="Arial" w:cs="Arial"/>
                <w:sz w:val="18"/>
                <w:szCs w:val="18"/>
              </w:rPr>
              <w:t xml:space="preserve"> increased from prior day</w:t>
            </w:r>
          </w:p>
        </w:tc>
      </w:tr>
      <w:tr w:rsidR="00422978" w:rsidRPr="00422978" w14:paraId="527397E0" w14:textId="77777777" w:rsidTr="4E0CB59E">
        <w:trPr>
          <w:tblCellSpacing w:w="15" w:type="dxa"/>
        </w:trPr>
        <w:tc>
          <w:tcPr>
            <w:tcW w:w="0" w:type="auto"/>
            <w:vAlign w:val="center"/>
            <w:hideMark/>
          </w:tcPr>
          <w:p w14:paraId="72912F9B"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Day 4</w:t>
            </w:r>
          </w:p>
        </w:tc>
        <w:tc>
          <w:tcPr>
            <w:tcW w:w="0" w:type="auto"/>
            <w:vAlign w:val="center"/>
            <w:hideMark/>
          </w:tcPr>
          <w:p w14:paraId="46DC3037"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2.5</w:t>
            </w:r>
          </w:p>
        </w:tc>
        <w:tc>
          <w:tcPr>
            <w:tcW w:w="0" w:type="auto"/>
            <w:vAlign w:val="center"/>
            <w:hideMark/>
          </w:tcPr>
          <w:p w14:paraId="08327ED5"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No</w:t>
            </w:r>
          </w:p>
        </w:tc>
        <w:tc>
          <w:tcPr>
            <w:tcW w:w="5302" w:type="dxa"/>
            <w:vAlign w:val="center"/>
            <w:hideMark/>
          </w:tcPr>
          <w:p w14:paraId="1438647C"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&gt;2.0 mmol/L but unchanged from prior day</w:t>
            </w:r>
          </w:p>
        </w:tc>
      </w:tr>
      <w:tr w:rsidR="00422978" w:rsidRPr="00422978" w14:paraId="79A610DB" w14:textId="77777777" w:rsidTr="4E0CB59E">
        <w:trPr>
          <w:tblCellSpacing w:w="15" w:type="dxa"/>
        </w:trPr>
        <w:tc>
          <w:tcPr>
            <w:tcW w:w="0" w:type="auto"/>
            <w:vAlign w:val="center"/>
            <w:hideMark/>
          </w:tcPr>
          <w:p w14:paraId="37965A5F"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Day 5</w:t>
            </w:r>
          </w:p>
        </w:tc>
        <w:tc>
          <w:tcPr>
            <w:tcW w:w="0" w:type="auto"/>
            <w:vAlign w:val="center"/>
            <w:hideMark/>
          </w:tcPr>
          <w:p w14:paraId="1E15BADE"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2.4</w:t>
            </w:r>
          </w:p>
        </w:tc>
        <w:tc>
          <w:tcPr>
            <w:tcW w:w="0" w:type="auto"/>
            <w:vAlign w:val="center"/>
            <w:hideMark/>
          </w:tcPr>
          <w:p w14:paraId="42AE8DA5"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No</w:t>
            </w:r>
          </w:p>
        </w:tc>
        <w:tc>
          <w:tcPr>
            <w:tcW w:w="5302" w:type="dxa"/>
            <w:vAlign w:val="center"/>
            <w:hideMark/>
          </w:tcPr>
          <w:p w14:paraId="3D7CD938" w14:textId="77777777" w:rsidR="00422978" w:rsidRPr="00422978" w:rsidRDefault="00422978" w:rsidP="00422978">
            <w:pPr>
              <w:spacing w:after="0" w:line="240" w:lineRule="auto"/>
              <w:rPr>
                <w:rFonts w:ascii="Arial" w:hAnsi="Arial" w:cs="Arial"/>
                <w:sz w:val="18"/>
                <w:szCs w:val="18"/>
              </w:rPr>
            </w:pPr>
            <w:r w:rsidRPr="00422978">
              <w:rPr>
                <w:rFonts w:ascii="Arial" w:hAnsi="Arial" w:cs="Arial"/>
                <w:sz w:val="18"/>
                <w:szCs w:val="18"/>
              </w:rPr>
              <w:t>&gt;2.0 mmol/L but decreased from prior day</w:t>
            </w:r>
          </w:p>
        </w:tc>
      </w:tr>
    </w:tbl>
    <w:p w14:paraId="2DE74B9C" w14:textId="77777777" w:rsidR="00422978" w:rsidRPr="00422978" w:rsidRDefault="00422978" w:rsidP="00422978">
      <w:pPr>
        <w:spacing w:after="0" w:line="240" w:lineRule="auto"/>
        <w:rPr>
          <w:rFonts w:ascii="Arial" w:hAnsi="Arial" w:cs="Arial"/>
        </w:rPr>
      </w:pPr>
    </w:p>
    <w:p w14:paraId="068967D7" w14:textId="2F8120FC" w:rsidR="00422978" w:rsidRDefault="006C25F2" w:rsidP="00422978">
      <w:pPr>
        <w:spacing w:after="0" w:line="240" w:lineRule="auto"/>
        <w:rPr>
          <w:rFonts w:ascii="Arial" w:hAnsi="Arial" w:cs="Arial"/>
        </w:rPr>
      </w:pPr>
      <w:r>
        <w:rPr>
          <w:rFonts w:ascii="Arial" w:hAnsi="Arial" w:cs="Arial"/>
        </w:rPr>
        <w:t xml:space="preserve">If any of the lactate values that meet criteria occur within the sepsis event window, then sepsis criteria will be met. </w:t>
      </w:r>
    </w:p>
    <w:p w14:paraId="234D2439" w14:textId="77777777" w:rsidR="006C25F2" w:rsidRPr="000B122E" w:rsidRDefault="006C25F2" w:rsidP="00422978">
      <w:pPr>
        <w:spacing w:after="0" w:line="240" w:lineRule="auto"/>
        <w:rPr>
          <w:rFonts w:ascii="Arial" w:hAnsi="Arial" w:cs="Arial"/>
        </w:rPr>
      </w:pPr>
    </w:p>
    <w:p w14:paraId="07C99B97" w14:textId="55062C1C" w:rsidR="000B122E" w:rsidRPr="000B122E" w:rsidRDefault="000B122E" w:rsidP="000B122E">
      <w:pPr>
        <w:spacing w:after="0" w:line="240" w:lineRule="auto"/>
        <w:rPr>
          <w:rFonts w:ascii="Arial" w:hAnsi="Arial" w:cs="Arial"/>
          <w:b/>
          <w:bCs/>
        </w:rPr>
      </w:pPr>
      <w:r w:rsidRPr="000B122E">
        <w:rPr>
          <w:rFonts w:ascii="Arial" w:hAnsi="Arial" w:cs="Arial"/>
          <w:b/>
          <w:bCs/>
        </w:rPr>
        <w:t>2.</w:t>
      </w:r>
      <w:r w:rsidR="00C7449F">
        <w:rPr>
          <w:rFonts w:ascii="Arial" w:hAnsi="Arial" w:cs="Arial"/>
          <w:b/>
          <w:bCs/>
        </w:rPr>
        <w:t>3</w:t>
      </w:r>
      <w:r w:rsidRPr="000B122E">
        <w:rPr>
          <w:rFonts w:ascii="Arial" w:hAnsi="Arial" w:cs="Arial"/>
          <w:b/>
          <w:bCs/>
        </w:rPr>
        <w:t xml:space="preserve"> Baseline Organ Function Determination</w:t>
      </w:r>
      <w:r w:rsidR="00F26ACB">
        <w:rPr>
          <w:rFonts w:ascii="Arial" w:hAnsi="Arial" w:cs="Arial"/>
          <w:b/>
          <w:bCs/>
        </w:rPr>
        <w:t xml:space="preserve"> (for Creatinine, Bilirubin, Platelets)</w:t>
      </w:r>
    </w:p>
    <w:p w14:paraId="5C62B3D0" w14:textId="7D125EE3" w:rsidR="000B122E" w:rsidRPr="000B122E" w:rsidRDefault="000B122E" w:rsidP="00F742D1">
      <w:pPr>
        <w:numPr>
          <w:ilvl w:val="0"/>
          <w:numId w:val="14"/>
        </w:numPr>
        <w:tabs>
          <w:tab w:val="num" w:pos="720"/>
        </w:tabs>
        <w:spacing w:after="0" w:line="240" w:lineRule="auto"/>
        <w:rPr>
          <w:rFonts w:ascii="Arial" w:hAnsi="Arial" w:cs="Arial"/>
        </w:rPr>
      </w:pPr>
      <w:r w:rsidRPr="3B146FD8">
        <w:rPr>
          <w:rFonts w:ascii="Arial" w:hAnsi="Arial" w:cs="Arial"/>
          <w:b/>
          <w:bCs/>
        </w:rPr>
        <w:t>Community-onset infection</w:t>
      </w:r>
      <w:r w:rsidRPr="3B146FD8">
        <w:rPr>
          <w:rFonts w:ascii="Arial" w:hAnsi="Arial" w:cs="Arial"/>
        </w:rPr>
        <w:t xml:space="preserve"> → best </w:t>
      </w:r>
      <w:r w:rsidR="00F26ACB" w:rsidRPr="3B146FD8">
        <w:rPr>
          <w:rFonts w:ascii="Arial" w:hAnsi="Arial" w:cs="Arial"/>
        </w:rPr>
        <w:t xml:space="preserve">value </w:t>
      </w:r>
      <w:r w:rsidRPr="3B146FD8">
        <w:rPr>
          <w:rFonts w:ascii="Arial" w:hAnsi="Arial" w:cs="Arial"/>
        </w:rPr>
        <w:t>during hospitalization</w:t>
      </w:r>
    </w:p>
    <w:p w14:paraId="51992919" w14:textId="40F02242" w:rsidR="000B122E" w:rsidRPr="000B122E" w:rsidRDefault="000B122E" w:rsidP="00F742D1">
      <w:pPr>
        <w:numPr>
          <w:ilvl w:val="0"/>
          <w:numId w:val="14"/>
        </w:numPr>
        <w:tabs>
          <w:tab w:val="num" w:pos="720"/>
        </w:tabs>
        <w:spacing w:after="0" w:line="240" w:lineRule="auto"/>
        <w:rPr>
          <w:rFonts w:ascii="Arial" w:hAnsi="Arial" w:cs="Arial"/>
        </w:rPr>
      </w:pPr>
      <w:r w:rsidRPr="000B122E">
        <w:rPr>
          <w:rFonts w:ascii="Arial" w:hAnsi="Arial" w:cs="Arial"/>
          <w:b/>
          <w:bCs/>
        </w:rPr>
        <w:t>Hospital-onset infection</w:t>
      </w:r>
      <w:r w:rsidRPr="000B122E">
        <w:rPr>
          <w:rFonts w:ascii="Arial" w:hAnsi="Arial" w:cs="Arial"/>
        </w:rPr>
        <w:t xml:space="preserve"> → best value in 2 </w:t>
      </w:r>
      <w:r w:rsidR="00DE5BDF">
        <w:rPr>
          <w:rFonts w:ascii="Arial" w:hAnsi="Arial" w:cs="Arial"/>
        </w:rPr>
        <w:t xml:space="preserve">calendar </w:t>
      </w:r>
      <w:r w:rsidRPr="000B122E">
        <w:rPr>
          <w:rFonts w:ascii="Arial" w:hAnsi="Arial" w:cs="Arial"/>
        </w:rPr>
        <w:t>days prior to infection onset</w:t>
      </w:r>
      <w:r w:rsidR="00F26ACB">
        <w:rPr>
          <w:rFonts w:ascii="Arial" w:hAnsi="Arial" w:cs="Arial"/>
        </w:rPr>
        <w:t xml:space="preserve"> date</w:t>
      </w:r>
    </w:p>
    <w:p w14:paraId="0C5E64E3" w14:textId="77777777" w:rsidR="00F24BAE" w:rsidRPr="00F26ACB" w:rsidRDefault="00F24BAE" w:rsidP="00F742D1">
      <w:pPr>
        <w:pStyle w:val="ListParagraph"/>
        <w:numPr>
          <w:ilvl w:val="0"/>
          <w:numId w:val="14"/>
        </w:numPr>
        <w:spacing w:after="0" w:line="240" w:lineRule="auto"/>
        <w:rPr>
          <w:rFonts w:ascii="Arial" w:hAnsi="Arial" w:cs="Arial"/>
        </w:rPr>
      </w:pPr>
      <w:r>
        <w:rPr>
          <w:rFonts w:ascii="Arial" w:hAnsi="Arial" w:cs="Arial"/>
        </w:rPr>
        <w:t xml:space="preserve">“Best </w:t>
      </w:r>
      <w:r w:rsidRPr="00F26ACB">
        <w:rPr>
          <w:rFonts w:ascii="Arial" w:hAnsi="Arial" w:cs="Arial"/>
        </w:rPr>
        <w:t>value</w:t>
      </w:r>
      <w:r>
        <w:rPr>
          <w:rFonts w:ascii="Arial" w:hAnsi="Arial" w:cs="Arial"/>
        </w:rPr>
        <w:t xml:space="preserve">” = </w:t>
      </w:r>
      <w:r w:rsidRPr="00F26ACB">
        <w:rPr>
          <w:rFonts w:ascii="Arial" w:hAnsi="Arial" w:cs="Arial"/>
        </w:rPr>
        <w:t>lowest for creatinine and bilirubin, highest for platelets</w:t>
      </w:r>
    </w:p>
    <w:p w14:paraId="5A25D520" w14:textId="73363482" w:rsidR="002D39D2" w:rsidRDefault="000B122E" w:rsidP="00F742D1">
      <w:pPr>
        <w:numPr>
          <w:ilvl w:val="0"/>
          <w:numId w:val="14"/>
        </w:numPr>
        <w:tabs>
          <w:tab w:val="num" w:pos="720"/>
        </w:tabs>
        <w:spacing w:after="0" w:line="240" w:lineRule="auto"/>
        <w:rPr>
          <w:rFonts w:ascii="Arial" w:hAnsi="Arial" w:cs="Arial"/>
        </w:rPr>
      </w:pPr>
      <w:r w:rsidRPr="000B122E">
        <w:rPr>
          <w:rFonts w:ascii="Arial" w:hAnsi="Arial" w:cs="Arial"/>
          <w:b/>
          <w:bCs/>
          <w:i/>
          <w:iCs/>
        </w:rPr>
        <w:t xml:space="preserve">CO </w:t>
      </w:r>
      <w:r w:rsidR="00DE5BDF" w:rsidRPr="002D39D2">
        <w:rPr>
          <w:rFonts w:ascii="Arial" w:hAnsi="Arial" w:cs="Arial"/>
          <w:b/>
          <w:bCs/>
          <w:i/>
          <w:iCs/>
        </w:rPr>
        <w:t xml:space="preserve">infection </w:t>
      </w:r>
      <w:r w:rsidRPr="000B122E">
        <w:rPr>
          <w:rFonts w:ascii="Arial" w:hAnsi="Arial" w:cs="Arial"/>
          <w:b/>
          <w:bCs/>
          <w:i/>
          <w:iCs/>
        </w:rPr>
        <w:t>with</w:t>
      </w:r>
      <w:r w:rsidR="00DE5BDF" w:rsidRPr="002D39D2">
        <w:rPr>
          <w:rFonts w:ascii="Arial" w:hAnsi="Arial" w:cs="Arial"/>
          <w:b/>
          <w:bCs/>
          <w:i/>
          <w:iCs/>
        </w:rPr>
        <w:t xml:space="preserve"> hospital outcome =</w:t>
      </w:r>
      <w:r w:rsidRPr="000B122E">
        <w:rPr>
          <w:rFonts w:ascii="Arial" w:hAnsi="Arial" w:cs="Arial"/>
          <w:b/>
          <w:bCs/>
          <w:i/>
          <w:iCs/>
        </w:rPr>
        <w:t xml:space="preserve"> death/hospice</w:t>
      </w:r>
      <w:r w:rsidRPr="000B122E">
        <w:rPr>
          <w:rFonts w:ascii="Arial" w:hAnsi="Arial" w:cs="Arial"/>
          <w:b/>
          <w:bCs/>
        </w:rPr>
        <w:t>:</w:t>
      </w:r>
      <w:r w:rsidRPr="000B122E">
        <w:rPr>
          <w:rFonts w:ascii="Arial" w:hAnsi="Arial" w:cs="Arial"/>
        </w:rPr>
        <w:t xml:space="preserve"> </w:t>
      </w:r>
    </w:p>
    <w:p w14:paraId="7BCA8B8E" w14:textId="21741BE7" w:rsidR="000B122E" w:rsidRPr="00F24BAE" w:rsidRDefault="002D39D2" w:rsidP="00F742D1">
      <w:pPr>
        <w:numPr>
          <w:ilvl w:val="1"/>
          <w:numId w:val="14"/>
        </w:numPr>
        <w:spacing w:after="0" w:line="240" w:lineRule="auto"/>
        <w:rPr>
          <w:rFonts w:ascii="Arial" w:hAnsi="Arial" w:cs="Arial"/>
        </w:rPr>
      </w:pPr>
      <w:r w:rsidRPr="3B146FD8">
        <w:rPr>
          <w:rFonts w:ascii="Arial" w:hAnsi="Arial" w:cs="Arial"/>
        </w:rPr>
        <w:t>A</w:t>
      </w:r>
      <w:r w:rsidR="000B122E" w:rsidRPr="3B146FD8">
        <w:rPr>
          <w:rFonts w:ascii="Arial" w:hAnsi="Arial" w:cs="Arial"/>
        </w:rPr>
        <w:t>ssume normal baseline creatinine</w:t>
      </w:r>
      <w:r w:rsidR="00474598" w:rsidRPr="3B146FD8">
        <w:rPr>
          <w:rFonts w:ascii="Arial" w:hAnsi="Arial" w:cs="Arial"/>
        </w:rPr>
        <w:t xml:space="preserve"> (1</w:t>
      </w:r>
      <w:r w:rsidR="00E62E57" w:rsidRPr="3B146FD8">
        <w:rPr>
          <w:rFonts w:ascii="Arial" w:hAnsi="Arial" w:cs="Arial"/>
        </w:rPr>
        <w:t>.</w:t>
      </w:r>
      <w:r w:rsidR="00474598" w:rsidRPr="3B146FD8">
        <w:rPr>
          <w:rFonts w:ascii="Arial" w:hAnsi="Arial" w:cs="Arial"/>
        </w:rPr>
        <w:t>18 for males / 1.02 for females</w:t>
      </w:r>
      <w:r w:rsidR="39419BE5" w:rsidRPr="3B146FD8">
        <w:rPr>
          <w:rFonts w:ascii="Arial" w:hAnsi="Arial" w:cs="Arial"/>
        </w:rPr>
        <w:t xml:space="preserve">, </w:t>
      </w:r>
      <w:r w:rsidR="7D6F1EF4" w:rsidRPr="3B146FD8">
        <w:rPr>
          <w:rFonts w:ascii="Arial" w:eastAsia="Arial" w:hAnsi="Arial" w:cs="Arial"/>
        </w:rPr>
        <w:t>or the patient’s lowest creatinine during the hospitalization if lower</w:t>
      </w:r>
      <w:r w:rsidR="00474598" w:rsidRPr="3B146FD8">
        <w:rPr>
          <w:rFonts w:ascii="Arial" w:hAnsi="Arial" w:cs="Arial"/>
        </w:rPr>
        <w:t>)</w:t>
      </w:r>
      <w:r w:rsidR="174D907D" w:rsidRPr="3B146FD8">
        <w:rPr>
          <w:rFonts w:ascii="Arial" w:hAnsi="Arial" w:cs="Arial"/>
        </w:rPr>
        <w:t xml:space="preserve"> </w:t>
      </w:r>
      <w:r w:rsidR="000B122E" w:rsidRPr="3B146FD8">
        <w:rPr>
          <w:rFonts w:ascii="Arial" w:hAnsi="Arial" w:cs="Arial"/>
        </w:rPr>
        <w:t xml:space="preserve">unless </w:t>
      </w:r>
      <w:r w:rsidR="00474598" w:rsidRPr="3B146FD8">
        <w:rPr>
          <w:rFonts w:ascii="Arial" w:hAnsi="Arial" w:cs="Arial"/>
        </w:rPr>
        <w:t>moderate-severe renal failure codes present</w:t>
      </w:r>
      <w:r w:rsidR="22D21FD4" w:rsidRPr="3B146FD8">
        <w:rPr>
          <w:rFonts w:ascii="Arial" w:hAnsi="Arial" w:cs="Arial"/>
        </w:rPr>
        <w:t>, in which case baseline values are based on actual lab values</w:t>
      </w:r>
      <w:r w:rsidR="00474598" w:rsidRPr="3B146FD8">
        <w:rPr>
          <w:rFonts w:ascii="Arial" w:hAnsi="Arial" w:cs="Arial"/>
        </w:rPr>
        <w:t xml:space="preserve"> </w:t>
      </w:r>
    </w:p>
    <w:p w14:paraId="55DEBF76" w14:textId="65A49E12" w:rsidR="002D39D2" w:rsidRPr="00F24BAE" w:rsidRDefault="002D39D2" w:rsidP="00F742D1">
      <w:pPr>
        <w:numPr>
          <w:ilvl w:val="1"/>
          <w:numId w:val="14"/>
        </w:numPr>
        <w:spacing w:after="0" w:line="240" w:lineRule="auto"/>
        <w:rPr>
          <w:rFonts w:ascii="Arial" w:hAnsi="Arial" w:cs="Arial"/>
        </w:rPr>
      </w:pPr>
      <w:r w:rsidRPr="3B146FD8">
        <w:rPr>
          <w:rFonts w:ascii="Arial" w:hAnsi="Arial" w:cs="Arial"/>
        </w:rPr>
        <w:t xml:space="preserve">Assume normal baseline bilirubin (0.5 mg/dL) </w:t>
      </w:r>
    </w:p>
    <w:p w14:paraId="41454F07" w14:textId="03B912E9" w:rsidR="002D39D2" w:rsidRPr="00F24BAE" w:rsidRDefault="002D39D2" w:rsidP="00F742D1">
      <w:pPr>
        <w:numPr>
          <w:ilvl w:val="1"/>
          <w:numId w:val="14"/>
        </w:numPr>
        <w:spacing w:after="0" w:line="240" w:lineRule="auto"/>
        <w:rPr>
          <w:rFonts w:ascii="Arial" w:hAnsi="Arial" w:cs="Arial"/>
        </w:rPr>
      </w:pPr>
      <w:r w:rsidRPr="3B146FD8">
        <w:rPr>
          <w:rFonts w:ascii="Arial" w:hAnsi="Arial" w:cs="Arial"/>
        </w:rPr>
        <w:t>Assume normal baseline platelets (200 x 10</w:t>
      </w:r>
      <w:r w:rsidRPr="3B146FD8">
        <w:rPr>
          <w:rFonts w:ascii="Arial" w:hAnsi="Arial" w:cs="Arial"/>
          <w:vertAlign w:val="superscript"/>
        </w:rPr>
        <w:t>9</w:t>
      </w:r>
      <w:r w:rsidRPr="3B146FD8">
        <w:rPr>
          <w:rFonts w:ascii="Arial" w:hAnsi="Arial" w:cs="Arial"/>
        </w:rPr>
        <w:t xml:space="preserve">/L) </w:t>
      </w:r>
    </w:p>
    <w:p w14:paraId="2458C0DF" w14:textId="23BBC63E" w:rsidR="000B122E" w:rsidRDefault="000B122E" w:rsidP="000B122E">
      <w:pPr>
        <w:spacing w:after="0" w:line="240" w:lineRule="auto"/>
        <w:rPr>
          <w:rFonts w:ascii="Arial" w:hAnsi="Arial" w:cs="Arial"/>
        </w:rPr>
      </w:pPr>
    </w:p>
    <w:p w14:paraId="51E74C24" w14:textId="21279C0C" w:rsidR="00C7449F" w:rsidRPr="008A6270" w:rsidRDefault="00C7449F" w:rsidP="00C7449F">
      <w:pPr>
        <w:pStyle w:val="Heading1"/>
        <w:spacing w:before="0" w:line="240" w:lineRule="auto"/>
        <w:rPr>
          <w:rFonts w:ascii="Arial" w:hAnsi="Arial" w:cs="Arial"/>
          <w:color w:val="000000" w:themeColor="text1"/>
          <w:sz w:val="22"/>
          <w:szCs w:val="22"/>
        </w:rPr>
      </w:pPr>
      <w:r w:rsidRPr="008A6270">
        <w:rPr>
          <w:rFonts w:ascii="Arial" w:hAnsi="Arial" w:cs="Arial"/>
          <w:color w:val="000000" w:themeColor="text1"/>
          <w:sz w:val="22"/>
          <w:szCs w:val="22"/>
        </w:rPr>
        <w:t>Example: Applying Baseline Creatinine Rules for Death/Hospice Outcome</w:t>
      </w:r>
    </w:p>
    <w:p w14:paraId="6E9B19EF" w14:textId="449873FC" w:rsidR="00C7449F" w:rsidRDefault="00C7449F" w:rsidP="00C7449F">
      <w:pPr>
        <w:spacing w:after="0" w:line="240" w:lineRule="auto"/>
        <w:rPr>
          <w:rFonts w:ascii="Arial" w:hAnsi="Arial" w:cs="Arial"/>
        </w:rPr>
      </w:pPr>
      <w:r w:rsidRPr="00C7449F">
        <w:rPr>
          <w:rFonts w:ascii="Arial" w:hAnsi="Arial" w:cs="Arial"/>
        </w:rPr>
        <w:t>In these examples, infection onset = HD2 and hospital outcome = death on HD6. The patient is male. Creatinine values are listed for hospital days (HD) 1–6. With infection onset = HD2, the sepsis event window spans HD1-3 (bolded)</w:t>
      </w:r>
    </w:p>
    <w:p w14:paraId="128F4ED5" w14:textId="77777777" w:rsidR="00C7449F" w:rsidRPr="00C7449F" w:rsidRDefault="00C7449F" w:rsidP="00C7449F">
      <w:pPr>
        <w:spacing w:after="0" w:line="240" w:lineRule="auto"/>
        <w:rPr>
          <w:rFonts w:ascii="Arial" w:hAnsi="Arial" w:cs="Arial"/>
        </w:rPr>
      </w:pPr>
    </w:p>
    <w:tbl>
      <w:tblPr>
        <w:tblStyle w:val="TableGrid"/>
        <w:tblW w:w="8640" w:type="dxa"/>
        <w:tblLook w:val="04A0" w:firstRow="1" w:lastRow="0" w:firstColumn="1" w:lastColumn="0" w:noHBand="0" w:noVBand="1"/>
      </w:tblPr>
      <w:tblGrid>
        <w:gridCol w:w="1440"/>
        <w:gridCol w:w="2016"/>
        <w:gridCol w:w="1728"/>
        <w:gridCol w:w="1728"/>
        <w:gridCol w:w="1728"/>
      </w:tblGrid>
      <w:tr w:rsidR="00C7449F" w:rsidRPr="008A6270" w14:paraId="793E6B5D" w14:textId="77777777" w:rsidTr="4E0CB59E">
        <w:tc>
          <w:tcPr>
            <w:tcW w:w="1440" w:type="dxa"/>
            <w:shd w:val="clear" w:color="auto" w:fill="D9D9D9" w:themeFill="background1" w:themeFillShade="D9"/>
          </w:tcPr>
          <w:p w14:paraId="4F3ED265" w14:textId="77777777" w:rsidR="00C7449F" w:rsidRPr="008A6270" w:rsidRDefault="00C7449F" w:rsidP="001E2E94">
            <w:pPr>
              <w:rPr>
                <w:rFonts w:ascii="Arial" w:hAnsi="Arial" w:cs="Arial"/>
                <w:sz w:val="18"/>
                <w:szCs w:val="18"/>
              </w:rPr>
            </w:pPr>
            <w:r w:rsidRPr="008A6270">
              <w:rPr>
                <w:rFonts w:ascii="Arial" w:hAnsi="Arial" w:cs="Arial"/>
                <w:sz w:val="18"/>
                <w:szCs w:val="18"/>
              </w:rPr>
              <w:t>Scenario</w:t>
            </w:r>
          </w:p>
        </w:tc>
        <w:tc>
          <w:tcPr>
            <w:tcW w:w="2016" w:type="dxa"/>
            <w:shd w:val="clear" w:color="auto" w:fill="D9D9D9" w:themeFill="background1" w:themeFillShade="D9"/>
          </w:tcPr>
          <w:p w14:paraId="381A4E2D" w14:textId="77777777" w:rsidR="00C7449F" w:rsidRPr="008A6270" w:rsidRDefault="00C7449F" w:rsidP="001E2E94">
            <w:pPr>
              <w:rPr>
                <w:rFonts w:ascii="Arial" w:hAnsi="Arial" w:cs="Arial"/>
                <w:sz w:val="18"/>
                <w:szCs w:val="18"/>
              </w:rPr>
            </w:pPr>
            <w:r w:rsidRPr="008A6270">
              <w:rPr>
                <w:rFonts w:ascii="Arial" w:hAnsi="Arial" w:cs="Arial"/>
                <w:sz w:val="18"/>
                <w:szCs w:val="18"/>
              </w:rPr>
              <w:t>Patient Details</w:t>
            </w:r>
          </w:p>
        </w:tc>
        <w:tc>
          <w:tcPr>
            <w:tcW w:w="1728" w:type="dxa"/>
            <w:shd w:val="clear" w:color="auto" w:fill="D9D9D9" w:themeFill="background1" w:themeFillShade="D9"/>
          </w:tcPr>
          <w:p w14:paraId="6435D3E3" w14:textId="77777777" w:rsidR="00C7449F" w:rsidRPr="008A6270" w:rsidRDefault="00C7449F" w:rsidP="001E2E94">
            <w:pPr>
              <w:rPr>
                <w:rFonts w:ascii="Arial" w:hAnsi="Arial" w:cs="Arial"/>
                <w:sz w:val="18"/>
                <w:szCs w:val="18"/>
              </w:rPr>
            </w:pPr>
            <w:r w:rsidRPr="008A6270">
              <w:rPr>
                <w:rFonts w:ascii="Arial" w:hAnsi="Arial" w:cs="Arial"/>
                <w:sz w:val="18"/>
                <w:szCs w:val="18"/>
              </w:rPr>
              <w:t>Creatinine Values (mg/dL)</w:t>
            </w:r>
          </w:p>
        </w:tc>
        <w:tc>
          <w:tcPr>
            <w:tcW w:w="1728" w:type="dxa"/>
            <w:shd w:val="clear" w:color="auto" w:fill="D9D9D9" w:themeFill="background1" w:themeFillShade="D9"/>
          </w:tcPr>
          <w:p w14:paraId="000E8682" w14:textId="77777777" w:rsidR="00C7449F" w:rsidRPr="008A6270" w:rsidRDefault="00C7449F" w:rsidP="001E2E94">
            <w:pPr>
              <w:rPr>
                <w:rFonts w:ascii="Arial" w:hAnsi="Arial" w:cs="Arial"/>
                <w:sz w:val="18"/>
                <w:szCs w:val="18"/>
              </w:rPr>
            </w:pPr>
            <w:r w:rsidRPr="008A6270">
              <w:rPr>
                <w:rFonts w:ascii="Arial" w:hAnsi="Arial" w:cs="Arial"/>
                <w:sz w:val="18"/>
                <w:szCs w:val="18"/>
              </w:rPr>
              <w:t>Baseline Rule Applied</w:t>
            </w:r>
          </w:p>
        </w:tc>
        <w:tc>
          <w:tcPr>
            <w:tcW w:w="1728" w:type="dxa"/>
            <w:shd w:val="clear" w:color="auto" w:fill="D9D9D9" w:themeFill="background1" w:themeFillShade="D9"/>
          </w:tcPr>
          <w:p w14:paraId="484AD0F0" w14:textId="77777777" w:rsidR="00C7449F" w:rsidRPr="008A6270" w:rsidRDefault="00C7449F" w:rsidP="001E2E94">
            <w:pPr>
              <w:rPr>
                <w:rFonts w:ascii="Arial" w:hAnsi="Arial" w:cs="Arial"/>
                <w:sz w:val="18"/>
                <w:szCs w:val="18"/>
              </w:rPr>
            </w:pPr>
            <w:r w:rsidRPr="008A6270">
              <w:rPr>
                <w:rFonts w:ascii="Arial" w:hAnsi="Arial" w:cs="Arial"/>
                <w:sz w:val="18"/>
                <w:szCs w:val="18"/>
              </w:rPr>
              <w:t>Renal Dysfunction Check</w:t>
            </w:r>
          </w:p>
        </w:tc>
      </w:tr>
      <w:tr w:rsidR="00C7449F" w:rsidRPr="008A6270" w14:paraId="37292437" w14:textId="77777777" w:rsidTr="4E0CB59E">
        <w:tc>
          <w:tcPr>
            <w:tcW w:w="1440" w:type="dxa"/>
          </w:tcPr>
          <w:p w14:paraId="6AA9D701" w14:textId="77777777" w:rsidR="00C7449F" w:rsidRPr="008A6270" w:rsidRDefault="00C7449F" w:rsidP="001E2E94">
            <w:pPr>
              <w:rPr>
                <w:rFonts w:ascii="Arial" w:hAnsi="Arial" w:cs="Arial"/>
                <w:sz w:val="18"/>
                <w:szCs w:val="18"/>
              </w:rPr>
            </w:pPr>
            <w:r w:rsidRPr="008A6270">
              <w:rPr>
                <w:rFonts w:ascii="Arial" w:hAnsi="Arial" w:cs="Arial"/>
                <w:sz w:val="18"/>
                <w:szCs w:val="18"/>
              </w:rPr>
              <w:t>A – No renal failure codes</w:t>
            </w:r>
          </w:p>
        </w:tc>
        <w:tc>
          <w:tcPr>
            <w:tcW w:w="2016" w:type="dxa"/>
          </w:tcPr>
          <w:p w14:paraId="10AA23E6" w14:textId="77777777" w:rsidR="00C7449F" w:rsidRDefault="00C7449F" w:rsidP="4E0CB59E">
            <w:pPr>
              <w:rPr>
                <w:rFonts w:ascii="Arial" w:hAnsi="Arial" w:cs="Arial"/>
                <w:sz w:val="18"/>
                <w:szCs w:val="18"/>
              </w:rPr>
            </w:pPr>
            <w:r w:rsidRPr="4E0CB59E">
              <w:rPr>
                <w:rFonts w:ascii="Arial" w:hAnsi="Arial" w:cs="Arial"/>
                <w:b/>
                <w:bCs/>
                <w:sz w:val="18"/>
                <w:szCs w:val="18"/>
              </w:rPr>
              <w:t>Sex:</w:t>
            </w:r>
            <w:r w:rsidRPr="4E0CB59E">
              <w:rPr>
                <w:rFonts w:ascii="Arial" w:hAnsi="Arial" w:cs="Arial"/>
                <w:sz w:val="18"/>
                <w:szCs w:val="18"/>
              </w:rPr>
              <w:t xml:space="preserve"> Male</w:t>
            </w:r>
          </w:p>
          <w:p w14:paraId="6A2FDC8F" w14:textId="77777777" w:rsidR="00C7449F" w:rsidRDefault="00C7449F" w:rsidP="4E0CB59E">
            <w:pPr>
              <w:rPr>
                <w:rFonts w:ascii="Arial" w:hAnsi="Arial" w:cs="Arial"/>
                <w:sz w:val="18"/>
                <w:szCs w:val="18"/>
              </w:rPr>
            </w:pPr>
            <w:r w:rsidRPr="4E0CB59E">
              <w:rPr>
                <w:rFonts w:ascii="Arial" w:hAnsi="Arial" w:cs="Arial"/>
                <w:b/>
                <w:bCs/>
                <w:sz w:val="18"/>
                <w:szCs w:val="18"/>
              </w:rPr>
              <w:t>Infection Type:</w:t>
            </w:r>
            <w:r w:rsidRPr="4E0CB59E">
              <w:rPr>
                <w:rFonts w:ascii="Arial" w:hAnsi="Arial" w:cs="Arial"/>
                <w:sz w:val="18"/>
                <w:szCs w:val="18"/>
              </w:rPr>
              <w:t xml:space="preserve"> Community-onset (infection onset = HD2)</w:t>
            </w:r>
          </w:p>
          <w:p w14:paraId="492D4805" w14:textId="77777777" w:rsidR="00C7449F" w:rsidRDefault="00C7449F" w:rsidP="4E0CB59E">
            <w:pPr>
              <w:rPr>
                <w:rFonts w:ascii="Arial" w:hAnsi="Arial" w:cs="Arial"/>
                <w:sz w:val="18"/>
                <w:szCs w:val="18"/>
              </w:rPr>
            </w:pPr>
            <w:r w:rsidRPr="4E0CB59E">
              <w:rPr>
                <w:rFonts w:ascii="Arial" w:hAnsi="Arial" w:cs="Arial"/>
                <w:b/>
                <w:bCs/>
                <w:sz w:val="18"/>
                <w:szCs w:val="18"/>
              </w:rPr>
              <w:t>Hospital Outcome:</w:t>
            </w:r>
            <w:r w:rsidRPr="4E0CB59E">
              <w:rPr>
                <w:rFonts w:ascii="Arial" w:hAnsi="Arial" w:cs="Arial"/>
                <w:sz w:val="18"/>
                <w:szCs w:val="18"/>
              </w:rPr>
              <w:t xml:space="preserve"> Death (or hospice) on HD6</w:t>
            </w:r>
          </w:p>
          <w:p w14:paraId="6930BB22" w14:textId="77777777" w:rsidR="00C7449F" w:rsidRPr="008A6270" w:rsidRDefault="00C7449F" w:rsidP="4E0CB59E">
            <w:pPr>
              <w:rPr>
                <w:rFonts w:ascii="Arial" w:hAnsi="Arial" w:cs="Arial"/>
                <w:sz w:val="18"/>
                <w:szCs w:val="18"/>
              </w:rPr>
            </w:pPr>
            <w:r w:rsidRPr="4E0CB59E">
              <w:rPr>
                <w:rFonts w:ascii="Arial" w:hAnsi="Arial" w:cs="Arial"/>
                <w:b/>
                <w:bCs/>
                <w:sz w:val="18"/>
                <w:szCs w:val="18"/>
              </w:rPr>
              <w:t>ICD-10 Codes:</w:t>
            </w:r>
            <w:r w:rsidRPr="4E0CB59E">
              <w:rPr>
                <w:rFonts w:ascii="Arial" w:hAnsi="Arial" w:cs="Arial"/>
                <w:sz w:val="18"/>
                <w:szCs w:val="18"/>
              </w:rPr>
              <w:t xml:space="preserve"> None for moderate–severe renal failure</w:t>
            </w:r>
          </w:p>
        </w:tc>
        <w:tc>
          <w:tcPr>
            <w:tcW w:w="1728" w:type="dxa"/>
          </w:tcPr>
          <w:p w14:paraId="0D8806F5" w14:textId="77777777" w:rsidR="00C7449F" w:rsidRDefault="00C7449F" w:rsidP="001E2E94">
            <w:pPr>
              <w:rPr>
                <w:rFonts w:ascii="Arial" w:hAnsi="Arial" w:cs="Arial"/>
                <w:sz w:val="18"/>
                <w:szCs w:val="18"/>
              </w:rPr>
            </w:pPr>
            <w:r w:rsidRPr="008A6270">
              <w:rPr>
                <w:rFonts w:ascii="Arial" w:hAnsi="Arial" w:cs="Arial"/>
                <w:b/>
                <w:bCs/>
                <w:color w:val="000000" w:themeColor="text1"/>
                <w:sz w:val="18"/>
                <w:szCs w:val="18"/>
              </w:rPr>
              <w:t>HD1: 2.4</w:t>
            </w:r>
            <w:r w:rsidRPr="008A6270">
              <w:rPr>
                <w:rFonts w:ascii="Arial" w:hAnsi="Arial" w:cs="Arial"/>
                <w:b/>
                <w:bCs/>
                <w:color w:val="000000" w:themeColor="text1"/>
                <w:sz w:val="18"/>
                <w:szCs w:val="18"/>
              </w:rPr>
              <w:br/>
              <w:t>HD2: 2.1</w:t>
            </w:r>
            <w:r w:rsidRPr="008A6270">
              <w:rPr>
                <w:rFonts w:ascii="Arial" w:hAnsi="Arial" w:cs="Arial"/>
                <w:b/>
                <w:bCs/>
                <w:color w:val="000000" w:themeColor="text1"/>
                <w:sz w:val="18"/>
                <w:szCs w:val="18"/>
              </w:rPr>
              <w:br/>
              <w:t>HD3: 2.2</w:t>
            </w:r>
            <w:r w:rsidRPr="008A6270">
              <w:rPr>
                <w:rFonts w:ascii="Arial" w:hAnsi="Arial" w:cs="Arial"/>
                <w:sz w:val="18"/>
                <w:szCs w:val="18"/>
              </w:rPr>
              <w:br/>
              <w:t>HD4: 2.3</w:t>
            </w:r>
            <w:r w:rsidRPr="008A6270">
              <w:rPr>
                <w:rFonts w:ascii="Arial" w:hAnsi="Arial" w:cs="Arial"/>
                <w:sz w:val="18"/>
                <w:szCs w:val="18"/>
              </w:rPr>
              <w:br/>
              <w:t>HD5: 2.4</w:t>
            </w:r>
            <w:r w:rsidRPr="008A6270">
              <w:rPr>
                <w:rFonts w:ascii="Arial" w:hAnsi="Arial" w:cs="Arial"/>
                <w:sz w:val="18"/>
                <w:szCs w:val="18"/>
              </w:rPr>
              <w:br/>
              <w:t>HD6: 2.5</w:t>
            </w:r>
          </w:p>
          <w:p w14:paraId="367FA54B" w14:textId="77777777" w:rsidR="00C7449F" w:rsidRDefault="00C7449F" w:rsidP="001E2E94">
            <w:pPr>
              <w:rPr>
                <w:rFonts w:ascii="Arial" w:hAnsi="Arial" w:cs="Arial"/>
                <w:sz w:val="18"/>
                <w:szCs w:val="18"/>
              </w:rPr>
            </w:pPr>
          </w:p>
          <w:p w14:paraId="59F5023D" w14:textId="77777777" w:rsidR="00C7449F" w:rsidRPr="008A6270" w:rsidRDefault="00C7449F" w:rsidP="001E2E94">
            <w:pPr>
              <w:rPr>
                <w:rFonts w:ascii="Arial" w:hAnsi="Arial" w:cs="Arial"/>
                <w:sz w:val="18"/>
                <w:szCs w:val="18"/>
              </w:rPr>
            </w:pPr>
          </w:p>
        </w:tc>
        <w:tc>
          <w:tcPr>
            <w:tcW w:w="1728" w:type="dxa"/>
          </w:tcPr>
          <w:p w14:paraId="2763CFC1" w14:textId="322B2BF4" w:rsidR="00C7449F" w:rsidRPr="008A6270" w:rsidRDefault="00C7449F" w:rsidP="001E2E94">
            <w:pPr>
              <w:rPr>
                <w:rFonts w:ascii="Arial" w:hAnsi="Arial" w:cs="Arial"/>
                <w:sz w:val="18"/>
                <w:szCs w:val="18"/>
              </w:rPr>
            </w:pPr>
            <w:r w:rsidRPr="4E0CB59E">
              <w:rPr>
                <w:rFonts w:ascii="Arial" w:hAnsi="Arial" w:cs="Arial"/>
                <w:sz w:val="18"/>
                <w:szCs w:val="18"/>
              </w:rPr>
              <w:t>Impute normal baseline = 1.18 mg/dL (male)</w:t>
            </w:r>
            <w:r w:rsidR="5E22C365" w:rsidRPr="4E0CB59E">
              <w:rPr>
                <w:rFonts w:ascii="Arial" w:hAnsi="Arial" w:cs="Arial"/>
                <w:sz w:val="18"/>
                <w:szCs w:val="18"/>
              </w:rPr>
              <w:t>, as this is lower than the lowest value during hospitalization (2.1)</w:t>
            </w:r>
          </w:p>
        </w:tc>
        <w:tc>
          <w:tcPr>
            <w:tcW w:w="1728" w:type="dxa"/>
          </w:tcPr>
          <w:p w14:paraId="3B25E0AD" w14:textId="77777777" w:rsidR="00C7449F" w:rsidRPr="008A6270" w:rsidRDefault="00C7449F" w:rsidP="001E2E94">
            <w:pPr>
              <w:rPr>
                <w:rFonts w:ascii="Arial" w:hAnsi="Arial" w:cs="Arial"/>
                <w:sz w:val="18"/>
                <w:szCs w:val="18"/>
              </w:rPr>
            </w:pPr>
            <w:r w:rsidRPr="008A6270">
              <w:rPr>
                <w:rFonts w:ascii="Arial" w:hAnsi="Arial" w:cs="Arial"/>
                <w:sz w:val="18"/>
                <w:szCs w:val="18"/>
              </w:rPr>
              <w:t>Highest creatinine in event window = 2.</w:t>
            </w:r>
            <w:r>
              <w:rPr>
                <w:rFonts w:ascii="Arial" w:hAnsi="Arial" w:cs="Arial"/>
                <w:sz w:val="18"/>
                <w:szCs w:val="18"/>
              </w:rPr>
              <w:t>4</w:t>
            </w:r>
            <w:r w:rsidRPr="008A6270">
              <w:rPr>
                <w:rFonts w:ascii="Arial" w:hAnsi="Arial" w:cs="Arial"/>
                <w:sz w:val="18"/>
                <w:szCs w:val="18"/>
              </w:rPr>
              <w:t xml:space="preserve"> → 2.</w:t>
            </w:r>
            <w:r>
              <w:rPr>
                <w:rFonts w:ascii="Arial" w:hAnsi="Arial" w:cs="Arial"/>
                <w:sz w:val="18"/>
                <w:szCs w:val="18"/>
              </w:rPr>
              <w:t>4</w:t>
            </w:r>
            <w:r w:rsidRPr="008A6270">
              <w:rPr>
                <w:rFonts w:ascii="Arial" w:hAnsi="Arial" w:cs="Arial"/>
                <w:sz w:val="18"/>
                <w:szCs w:val="18"/>
              </w:rPr>
              <w:t xml:space="preserve"> &gt; 2 × 1.18 (2.36 mg/dL) and &gt; 1.18 → Meets criterion</w:t>
            </w:r>
          </w:p>
        </w:tc>
      </w:tr>
      <w:tr w:rsidR="00C7449F" w:rsidRPr="008A6270" w14:paraId="76C6F9DB" w14:textId="77777777" w:rsidTr="4E0CB59E">
        <w:tc>
          <w:tcPr>
            <w:tcW w:w="1440" w:type="dxa"/>
          </w:tcPr>
          <w:p w14:paraId="405F23E1" w14:textId="77777777" w:rsidR="00C7449F" w:rsidRPr="008A6270" w:rsidRDefault="00C7449F" w:rsidP="001E2E94">
            <w:pPr>
              <w:rPr>
                <w:rFonts w:ascii="Arial" w:hAnsi="Arial" w:cs="Arial"/>
                <w:sz w:val="18"/>
                <w:szCs w:val="18"/>
              </w:rPr>
            </w:pPr>
            <w:r w:rsidRPr="008A6270">
              <w:rPr>
                <w:rFonts w:ascii="Arial" w:hAnsi="Arial" w:cs="Arial"/>
                <w:sz w:val="18"/>
                <w:szCs w:val="18"/>
              </w:rPr>
              <w:t>B –</w:t>
            </w:r>
            <w:r>
              <w:rPr>
                <w:rFonts w:ascii="Arial" w:hAnsi="Arial" w:cs="Arial"/>
                <w:sz w:val="18"/>
                <w:szCs w:val="18"/>
              </w:rPr>
              <w:t xml:space="preserve"> Mod-Severe</w:t>
            </w:r>
            <w:r w:rsidRPr="008A6270">
              <w:rPr>
                <w:rFonts w:ascii="Arial" w:hAnsi="Arial" w:cs="Arial"/>
                <w:sz w:val="18"/>
                <w:szCs w:val="18"/>
              </w:rPr>
              <w:t xml:space="preserve"> Renal failure codes present</w:t>
            </w:r>
          </w:p>
        </w:tc>
        <w:tc>
          <w:tcPr>
            <w:tcW w:w="2016" w:type="dxa"/>
          </w:tcPr>
          <w:p w14:paraId="1CF036AC" w14:textId="77777777" w:rsidR="00C7449F" w:rsidRPr="008A6270" w:rsidRDefault="00C7449F" w:rsidP="001E2E94">
            <w:pPr>
              <w:rPr>
                <w:rFonts w:ascii="Arial" w:hAnsi="Arial" w:cs="Arial"/>
                <w:sz w:val="18"/>
                <w:szCs w:val="18"/>
              </w:rPr>
            </w:pPr>
            <w:r w:rsidRPr="008A6270">
              <w:rPr>
                <w:rFonts w:ascii="Arial" w:hAnsi="Arial" w:cs="Arial"/>
                <w:sz w:val="18"/>
                <w:szCs w:val="18"/>
              </w:rPr>
              <w:t>Same as above, except ICD-10 codes for moderate–severe renal failure present (POA)</w:t>
            </w:r>
          </w:p>
        </w:tc>
        <w:tc>
          <w:tcPr>
            <w:tcW w:w="1728" w:type="dxa"/>
          </w:tcPr>
          <w:p w14:paraId="466E2659" w14:textId="77777777" w:rsidR="00C7449F" w:rsidRDefault="00C7449F" w:rsidP="001E2E94">
            <w:pPr>
              <w:rPr>
                <w:rFonts w:ascii="Arial" w:hAnsi="Arial" w:cs="Arial"/>
                <w:sz w:val="18"/>
                <w:szCs w:val="18"/>
              </w:rPr>
            </w:pPr>
            <w:r w:rsidRPr="008A6270">
              <w:rPr>
                <w:rFonts w:ascii="Arial" w:hAnsi="Arial" w:cs="Arial"/>
                <w:b/>
                <w:bCs/>
                <w:sz w:val="18"/>
                <w:szCs w:val="18"/>
              </w:rPr>
              <w:t>HD1: 2.4</w:t>
            </w:r>
            <w:r w:rsidRPr="008A6270">
              <w:rPr>
                <w:rFonts w:ascii="Arial" w:hAnsi="Arial" w:cs="Arial"/>
                <w:b/>
                <w:bCs/>
                <w:sz w:val="18"/>
                <w:szCs w:val="18"/>
              </w:rPr>
              <w:br/>
              <w:t>HD2: 2.1</w:t>
            </w:r>
            <w:r w:rsidRPr="008A6270">
              <w:rPr>
                <w:rFonts w:ascii="Arial" w:hAnsi="Arial" w:cs="Arial"/>
                <w:b/>
                <w:bCs/>
                <w:sz w:val="18"/>
                <w:szCs w:val="18"/>
              </w:rPr>
              <w:br/>
              <w:t>HD3: 2.2</w:t>
            </w:r>
            <w:r w:rsidRPr="008A6270">
              <w:rPr>
                <w:rFonts w:ascii="Arial" w:hAnsi="Arial" w:cs="Arial"/>
                <w:sz w:val="18"/>
                <w:szCs w:val="18"/>
              </w:rPr>
              <w:br/>
              <w:t>HD4: 2.3</w:t>
            </w:r>
            <w:r w:rsidRPr="008A6270">
              <w:rPr>
                <w:rFonts w:ascii="Arial" w:hAnsi="Arial" w:cs="Arial"/>
                <w:sz w:val="18"/>
                <w:szCs w:val="18"/>
              </w:rPr>
              <w:br/>
              <w:t>HD5: 2.4</w:t>
            </w:r>
            <w:r w:rsidRPr="008A6270">
              <w:rPr>
                <w:rFonts w:ascii="Arial" w:hAnsi="Arial" w:cs="Arial"/>
                <w:sz w:val="18"/>
                <w:szCs w:val="18"/>
              </w:rPr>
              <w:br/>
              <w:t>HD6: 2.5</w:t>
            </w:r>
          </w:p>
          <w:p w14:paraId="0AC1F136" w14:textId="77777777" w:rsidR="00C7449F" w:rsidRDefault="00C7449F" w:rsidP="001E2E94">
            <w:pPr>
              <w:rPr>
                <w:rFonts w:ascii="Arial" w:hAnsi="Arial" w:cs="Arial"/>
                <w:sz w:val="18"/>
                <w:szCs w:val="18"/>
              </w:rPr>
            </w:pPr>
          </w:p>
          <w:p w14:paraId="4D4F6607" w14:textId="77777777" w:rsidR="00C7449F" w:rsidRPr="008A6270" w:rsidRDefault="00C7449F" w:rsidP="001E2E94">
            <w:pPr>
              <w:rPr>
                <w:rFonts w:ascii="Arial" w:hAnsi="Arial" w:cs="Arial"/>
                <w:sz w:val="18"/>
                <w:szCs w:val="18"/>
              </w:rPr>
            </w:pPr>
            <w:r>
              <w:rPr>
                <w:rFonts w:ascii="Arial" w:hAnsi="Arial" w:cs="Arial"/>
                <w:sz w:val="18"/>
                <w:szCs w:val="18"/>
              </w:rPr>
              <w:t>Sepsis event window = HD1-3 (bolded)</w:t>
            </w:r>
          </w:p>
        </w:tc>
        <w:tc>
          <w:tcPr>
            <w:tcW w:w="1728" w:type="dxa"/>
          </w:tcPr>
          <w:p w14:paraId="7A0A0A55" w14:textId="77777777" w:rsidR="00C7449F" w:rsidRPr="008A6270" w:rsidRDefault="00C7449F" w:rsidP="001E2E94">
            <w:pPr>
              <w:rPr>
                <w:rFonts w:ascii="Arial" w:hAnsi="Arial" w:cs="Arial"/>
                <w:sz w:val="18"/>
                <w:szCs w:val="18"/>
              </w:rPr>
            </w:pPr>
            <w:r w:rsidRPr="008A6270">
              <w:rPr>
                <w:rFonts w:ascii="Arial" w:hAnsi="Arial" w:cs="Arial"/>
                <w:sz w:val="18"/>
                <w:szCs w:val="18"/>
              </w:rPr>
              <w:t>Use best in-hospital value = 2.1 mg/dL</w:t>
            </w:r>
          </w:p>
        </w:tc>
        <w:tc>
          <w:tcPr>
            <w:tcW w:w="1728" w:type="dxa"/>
          </w:tcPr>
          <w:p w14:paraId="6E3B5F61" w14:textId="77777777" w:rsidR="00C7449F" w:rsidRPr="008A6270" w:rsidRDefault="00C7449F" w:rsidP="001E2E94">
            <w:pPr>
              <w:rPr>
                <w:rFonts w:ascii="Arial" w:hAnsi="Arial" w:cs="Arial"/>
                <w:sz w:val="18"/>
                <w:szCs w:val="18"/>
              </w:rPr>
            </w:pPr>
            <w:r w:rsidRPr="008A6270">
              <w:rPr>
                <w:rFonts w:ascii="Arial" w:hAnsi="Arial" w:cs="Arial"/>
                <w:sz w:val="18"/>
                <w:szCs w:val="18"/>
              </w:rPr>
              <w:t>Highest creatinine in event window = 2.</w:t>
            </w:r>
            <w:r>
              <w:rPr>
                <w:rFonts w:ascii="Arial" w:hAnsi="Arial" w:cs="Arial"/>
                <w:sz w:val="18"/>
                <w:szCs w:val="18"/>
              </w:rPr>
              <w:t>4</w:t>
            </w:r>
            <w:r w:rsidRPr="008A6270">
              <w:rPr>
                <w:rFonts w:ascii="Arial" w:hAnsi="Arial" w:cs="Arial"/>
                <w:sz w:val="18"/>
                <w:szCs w:val="18"/>
              </w:rPr>
              <w:t xml:space="preserve"> → 2.</w:t>
            </w:r>
            <w:r>
              <w:rPr>
                <w:rFonts w:ascii="Arial" w:hAnsi="Arial" w:cs="Arial"/>
                <w:sz w:val="18"/>
                <w:szCs w:val="18"/>
              </w:rPr>
              <w:t>4</w:t>
            </w:r>
            <w:r w:rsidRPr="008A6270">
              <w:rPr>
                <w:rFonts w:ascii="Arial" w:hAnsi="Arial" w:cs="Arial"/>
                <w:sz w:val="18"/>
                <w:szCs w:val="18"/>
              </w:rPr>
              <w:t xml:space="preserve"> is not &gt; 2 × 2.1 (4.2 mg/dL) → Does not meet criterion</w:t>
            </w:r>
          </w:p>
        </w:tc>
      </w:tr>
      <w:tr w:rsidR="4E0CB59E" w14:paraId="5C64E140" w14:textId="77777777" w:rsidTr="4E0CB59E">
        <w:trPr>
          <w:trHeight w:val="300"/>
        </w:trPr>
        <w:tc>
          <w:tcPr>
            <w:tcW w:w="1440" w:type="dxa"/>
          </w:tcPr>
          <w:p w14:paraId="5941FAC9" w14:textId="0D94B45F" w:rsidR="5145951A" w:rsidRDefault="5145951A" w:rsidP="4E0CB59E">
            <w:pPr>
              <w:rPr>
                <w:rFonts w:ascii="Arial" w:hAnsi="Arial" w:cs="Arial"/>
                <w:sz w:val="18"/>
                <w:szCs w:val="18"/>
              </w:rPr>
            </w:pPr>
            <w:r w:rsidRPr="4E0CB59E">
              <w:rPr>
                <w:rFonts w:ascii="Arial" w:hAnsi="Arial" w:cs="Arial"/>
                <w:sz w:val="18"/>
                <w:szCs w:val="18"/>
              </w:rPr>
              <w:t>C – No renal failure codes, use lowest value during hospitalization as baseline rather than imputed normal baseline</w:t>
            </w:r>
          </w:p>
        </w:tc>
        <w:tc>
          <w:tcPr>
            <w:tcW w:w="2016" w:type="dxa"/>
          </w:tcPr>
          <w:p w14:paraId="640CA1A7" w14:textId="559C985C" w:rsidR="45C738C6" w:rsidRDefault="45C738C6">
            <w:r w:rsidRPr="4E0CB59E">
              <w:rPr>
                <w:rFonts w:ascii="Arial" w:eastAsia="Arial" w:hAnsi="Arial" w:cs="Arial"/>
                <w:b/>
                <w:bCs/>
                <w:sz w:val="18"/>
                <w:szCs w:val="18"/>
              </w:rPr>
              <w:t>Sex:</w:t>
            </w:r>
            <w:r w:rsidRPr="4E0CB59E">
              <w:rPr>
                <w:rFonts w:ascii="Arial" w:eastAsia="Arial" w:hAnsi="Arial" w:cs="Arial"/>
                <w:sz w:val="18"/>
                <w:szCs w:val="18"/>
              </w:rPr>
              <w:t xml:space="preserve"> Female</w:t>
            </w:r>
          </w:p>
          <w:p w14:paraId="321F2055" w14:textId="74ED575B" w:rsidR="45C738C6" w:rsidRDefault="45C738C6">
            <w:r w:rsidRPr="4E0CB59E">
              <w:rPr>
                <w:rFonts w:ascii="Arial" w:eastAsia="Arial" w:hAnsi="Arial" w:cs="Arial"/>
                <w:b/>
                <w:bCs/>
                <w:sz w:val="18"/>
                <w:szCs w:val="18"/>
              </w:rPr>
              <w:t>Infection Type:</w:t>
            </w:r>
            <w:r w:rsidRPr="4E0CB59E">
              <w:rPr>
                <w:rFonts w:ascii="Arial" w:eastAsia="Arial" w:hAnsi="Arial" w:cs="Arial"/>
                <w:sz w:val="18"/>
                <w:szCs w:val="18"/>
              </w:rPr>
              <w:t xml:space="preserve"> Community-onset (infection onset = HD3)</w:t>
            </w:r>
          </w:p>
          <w:p w14:paraId="37393527" w14:textId="18818CC8" w:rsidR="45C738C6" w:rsidRDefault="45C738C6">
            <w:r w:rsidRPr="4E0CB59E">
              <w:rPr>
                <w:rFonts w:ascii="Arial" w:eastAsia="Arial" w:hAnsi="Arial" w:cs="Arial"/>
                <w:b/>
                <w:bCs/>
                <w:sz w:val="18"/>
                <w:szCs w:val="18"/>
              </w:rPr>
              <w:t>Hospital Outcome:</w:t>
            </w:r>
            <w:r w:rsidRPr="4E0CB59E">
              <w:rPr>
                <w:rFonts w:ascii="Arial" w:eastAsia="Arial" w:hAnsi="Arial" w:cs="Arial"/>
                <w:sz w:val="18"/>
                <w:szCs w:val="18"/>
              </w:rPr>
              <w:t xml:space="preserve"> Death on HD5</w:t>
            </w:r>
          </w:p>
          <w:p w14:paraId="173E24BA" w14:textId="51012C42" w:rsidR="45C738C6" w:rsidRDefault="45C738C6">
            <w:r w:rsidRPr="4E0CB59E">
              <w:rPr>
                <w:rFonts w:ascii="Arial" w:eastAsia="Arial" w:hAnsi="Arial" w:cs="Arial"/>
                <w:b/>
                <w:bCs/>
                <w:sz w:val="18"/>
                <w:szCs w:val="18"/>
              </w:rPr>
              <w:t>ICD-10 Codes:</w:t>
            </w:r>
            <w:r w:rsidRPr="4E0CB59E">
              <w:rPr>
                <w:rFonts w:ascii="Arial" w:eastAsia="Arial" w:hAnsi="Arial" w:cs="Arial"/>
                <w:sz w:val="18"/>
                <w:szCs w:val="18"/>
              </w:rPr>
              <w:t xml:space="preserve"> None for moderate–severe renal failure</w:t>
            </w:r>
          </w:p>
        </w:tc>
        <w:tc>
          <w:tcPr>
            <w:tcW w:w="1728" w:type="dxa"/>
          </w:tcPr>
          <w:p w14:paraId="22B51F2A" w14:textId="1AD220D8" w:rsidR="45C738C6" w:rsidRDefault="45C738C6">
            <w:r w:rsidRPr="4E0CB59E">
              <w:rPr>
                <w:rFonts w:ascii="Arial" w:eastAsia="Arial" w:hAnsi="Arial" w:cs="Arial"/>
                <w:sz w:val="18"/>
                <w:szCs w:val="18"/>
              </w:rPr>
              <w:t>HD1: 0.7</w:t>
            </w:r>
          </w:p>
          <w:p w14:paraId="5BB16BDB" w14:textId="216BAC16" w:rsidR="45C738C6" w:rsidRDefault="45C738C6" w:rsidP="4E0CB59E">
            <w:pPr>
              <w:rPr>
                <w:rFonts w:ascii="Arial" w:eastAsia="Arial" w:hAnsi="Arial" w:cs="Arial"/>
                <w:b/>
                <w:bCs/>
                <w:sz w:val="18"/>
                <w:szCs w:val="18"/>
              </w:rPr>
            </w:pPr>
            <w:r w:rsidRPr="4E0CB59E">
              <w:rPr>
                <w:rFonts w:ascii="Arial" w:eastAsia="Arial" w:hAnsi="Arial" w:cs="Arial"/>
                <w:b/>
                <w:bCs/>
                <w:sz w:val="18"/>
                <w:szCs w:val="18"/>
              </w:rPr>
              <w:t>HD2: 1.0</w:t>
            </w:r>
          </w:p>
          <w:p w14:paraId="5A71F376" w14:textId="79861145" w:rsidR="45C738C6" w:rsidRDefault="45C738C6" w:rsidP="4E0CB59E">
            <w:pPr>
              <w:rPr>
                <w:rFonts w:ascii="Arial" w:eastAsia="Arial" w:hAnsi="Arial" w:cs="Arial"/>
                <w:b/>
                <w:bCs/>
                <w:sz w:val="18"/>
                <w:szCs w:val="18"/>
              </w:rPr>
            </w:pPr>
            <w:r w:rsidRPr="4E0CB59E">
              <w:rPr>
                <w:rFonts w:ascii="Arial" w:eastAsia="Arial" w:hAnsi="Arial" w:cs="Arial"/>
                <w:b/>
                <w:bCs/>
                <w:sz w:val="18"/>
                <w:szCs w:val="18"/>
              </w:rPr>
              <w:t>HD3: 1.4</w:t>
            </w:r>
          </w:p>
          <w:p w14:paraId="5997D97E" w14:textId="1E929851" w:rsidR="45C738C6" w:rsidRDefault="45C738C6" w:rsidP="4E0CB59E">
            <w:pPr>
              <w:rPr>
                <w:rFonts w:ascii="Arial" w:eastAsia="Arial" w:hAnsi="Arial" w:cs="Arial"/>
                <w:b/>
                <w:bCs/>
                <w:sz w:val="18"/>
                <w:szCs w:val="18"/>
              </w:rPr>
            </w:pPr>
            <w:r w:rsidRPr="4E0CB59E">
              <w:rPr>
                <w:rFonts w:ascii="Arial" w:eastAsia="Arial" w:hAnsi="Arial" w:cs="Arial"/>
                <w:b/>
                <w:bCs/>
                <w:sz w:val="18"/>
                <w:szCs w:val="18"/>
              </w:rPr>
              <w:t>HD4: 1.6</w:t>
            </w:r>
          </w:p>
          <w:p w14:paraId="23C38F53" w14:textId="51920A27" w:rsidR="45C738C6" w:rsidRDefault="45C738C6">
            <w:r w:rsidRPr="4E0CB59E">
              <w:rPr>
                <w:rFonts w:ascii="Arial" w:eastAsia="Arial" w:hAnsi="Arial" w:cs="Arial"/>
                <w:sz w:val="18"/>
                <w:szCs w:val="18"/>
              </w:rPr>
              <w:t>HD5: 1.8</w:t>
            </w:r>
          </w:p>
          <w:p w14:paraId="40A4BA66" w14:textId="0852DC8C" w:rsidR="4E0CB59E" w:rsidRDefault="4E0CB59E" w:rsidP="4E0CB59E">
            <w:pPr>
              <w:rPr>
                <w:rFonts w:ascii="Arial" w:eastAsia="Arial" w:hAnsi="Arial" w:cs="Arial"/>
                <w:sz w:val="18"/>
                <w:szCs w:val="18"/>
              </w:rPr>
            </w:pPr>
          </w:p>
          <w:p w14:paraId="6F509C55" w14:textId="044A1F6C" w:rsidR="45C738C6" w:rsidRDefault="45C738C6" w:rsidP="4E0CB59E">
            <w:pPr>
              <w:rPr>
                <w:rFonts w:ascii="Arial" w:hAnsi="Arial" w:cs="Arial"/>
                <w:sz w:val="18"/>
                <w:szCs w:val="18"/>
              </w:rPr>
            </w:pPr>
            <w:r w:rsidRPr="4E0CB59E">
              <w:rPr>
                <w:rFonts w:ascii="Arial" w:hAnsi="Arial" w:cs="Arial"/>
                <w:sz w:val="18"/>
                <w:szCs w:val="18"/>
              </w:rPr>
              <w:t>Sepsis event window = HD2-4 (bolded)</w:t>
            </w:r>
          </w:p>
          <w:p w14:paraId="5ACE6227" w14:textId="3E930239" w:rsidR="4E0CB59E" w:rsidRDefault="4E0CB59E" w:rsidP="4E0CB59E">
            <w:pPr>
              <w:rPr>
                <w:rFonts w:ascii="Arial" w:eastAsia="Arial" w:hAnsi="Arial" w:cs="Arial"/>
                <w:sz w:val="18"/>
                <w:szCs w:val="18"/>
              </w:rPr>
            </w:pPr>
          </w:p>
        </w:tc>
        <w:tc>
          <w:tcPr>
            <w:tcW w:w="1728" w:type="dxa"/>
          </w:tcPr>
          <w:p w14:paraId="6FA7C2B0" w14:textId="1B8BF1B0" w:rsidR="45C738C6" w:rsidRDefault="45C738C6" w:rsidP="4E0CB59E">
            <w:pPr>
              <w:rPr>
                <w:rFonts w:ascii="Arial" w:eastAsia="Arial" w:hAnsi="Arial" w:cs="Arial"/>
                <w:sz w:val="18"/>
                <w:szCs w:val="18"/>
              </w:rPr>
            </w:pPr>
            <w:r w:rsidRPr="4E0CB59E">
              <w:rPr>
                <w:rFonts w:ascii="Arial" w:eastAsia="Arial" w:hAnsi="Arial" w:cs="Arial"/>
                <w:sz w:val="18"/>
                <w:szCs w:val="18"/>
              </w:rPr>
              <w:t>Normal baseline for females = 1.02 mg/dL, but lowest during hospitalization = 0.7 mg/dL, which is lower — use 0.7 mg/dL as baseline.</w:t>
            </w:r>
          </w:p>
        </w:tc>
        <w:tc>
          <w:tcPr>
            <w:tcW w:w="1728" w:type="dxa"/>
          </w:tcPr>
          <w:p w14:paraId="671ADB6A" w14:textId="62DE8B2B" w:rsidR="45C738C6" w:rsidRDefault="45C738C6" w:rsidP="4E0CB59E">
            <w:pPr>
              <w:rPr>
                <w:rFonts w:ascii="Arial" w:eastAsia="Arial" w:hAnsi="Arial" w:cs="Arial"/>
                <w:b/>
                <w:bCs/>
                <w:sz w:val="18"/>
                <w:szCs w:val="18"/>
              </w:rPr>
            </w:pPr>
            <w:r w:rsidRPr="4E0CB59E">
              <w:rPr>
                <w:rFonts w:ascii="Arial" w:eastAsia="Arial" w:hAnsi="Arial" w:cs="Arial"/>
                <w:sz w:val="18"/>
                <w:szCs w:val="18"/>
              </w:rPr>
              <w:t xml:space="preserve">Highest creatinine in event window = 1.6 → 1.6 &gt; 2 × 0.7 (1.4 mg/dL)? </w:t>
            </w:r>
            <w:r w:rsidRPr="4E0CB59E">
              <w:rPr>
                <w:rFonts w:ascii="Arial" w:eastAsia="Arial" w:hAnsi="Arial" w:cs="Arial"/>
                <w:b/>
                <w:bCs/>
                <w:sz w:val="18"/>
                <w:szCs w:val="18"/>
              </w:rPr>
              <w:t xml:space="preserve">Yes </w:t>
            </w:r>
            <w:r w:rsidRPr="4E0CB59E">
              <w:rPr>
                <w:rFonts w:ascii="Arial" w:eastAsia="Arial" w:hAnsi="Arial" w:cs="Arial"/>
                <w:sz w:val="18"/>
                <w:szCs w:val="18"/>
              </w:rPr>
              <w:t xml:space="preserve">→ </w:t>
            </w:r>
            <w:r w:rsidR="46643DE4" w:rsidRPr="4E0CB59E">
              <w:rPr>
                <w:rFonts w:ascii="Arial" w:eastAsia="Arial" w:hAnsi="Arial" w:cs="Arial"/>
                <w:sz w:val="18"/>
                <w:szCs w:val="18"/>
              </w:rPr>
              <w:t>M</w:t>
            </w:r>
            <w:r w:rsidRPr="4E0CB59E">
              <w:rPr>
                <w:rFonts w:ascii="Arial" w:eastAsia="Arial" w:hAnsi="Arial" w:cs="Arial"/>
                <w:sz w:val="18"/>
                <w:szCs w:val="18"/>
              </w:rPr>
              <w:t>eet</w:t>
            </w:r>
            <w:r w:rsidR="04A10ED7" w:rsidRPr="4E0CB59E">
              <w:rPr>
                <w:rFonts w:ascii="Arial" w:eastAsia="Arial" w:hAnsi="Arial" w:cs="Arial"/>
                <w:sz w:val="18"/>
                <w:szCs w:val="18"/>
              </w:rPr>
              <w:t>s</w:t>
            </w:r>
            <w:r w:rsidRPr="4E0CB59E">
              <w:rPr>
                <w:rFonts w:ascii="Arial" w:eastAsia="Arial" w:hAnsi="Arial" w:cs="Arial"/>
                <w:sz w:val="18"/>
                <w:szCs w:val="18"/>
              </w:rPr>
              <w:t xml:space="preserve"> renal dysfunction criterion.</w:t>
            </w:r>
          </w:p>
        </w:tc>
      </w:tr>
    </w:tbl>
    <w:p w14:paraId="4A6C3CDF" w14:textId="77777777" w:rsidR="00C7449F" w:rsidRDefault="00C7449F" w:rsidP="00C7449F"/>
    <w:p w14:paraId="72B2D797" w14:textId="77777777" w:rsidR="00C7449F" w:rsidRDefault="00C7449F" w:rsidP="000B122E">
      <w:pPr>
        <w:spacing w:after="0" w:line="240" w:lineRule="auto"/>
        <w:rPr>
          <w:rFonts w:ascii="Arial" w:hAnsi="Arial" w:cs="Arial"/>
        </w:rPr>
      </w:pPr>
    </w:p>
    <w:p w14:paraId="23B2FBA0" w14:textId="25A5C9C6" w:rsidR="000E4A64" w:rsidRPr="000E4A64" w:rsidRDefault="000E4A64" w:rsidP="00F742D1">
      <w:pPr>
        <w:pStyle w:val="ListParagraph"/>
        <w:numPr>
          <w:ilvl w:val="0"/>
          <w:numId w:val="27"/>
        </w:numPr>
        <w:spacing w:after="0" w:line="240" w:lineRule="auto"/>
        <w:rPr>
          <w:rFonts w:ascii="Arial" w:hAnsi="Arial" w:cs="Arial"/>
          <w:b/>
          <w:bCs/>
          <w:u w:val="single"/>
        </w:rPr>
      </w:pPr>
      <w:r w:rsidRPr="000E4A64">
        <w:rPr>
          <w:rFonts w:ascii="Arial" w:hAnsi="Arial" w:cs="Arial"/>
          <w:b/>
          <w:bCs/>
          <w:u w:val="single"/>
        </w:rPr>
        <w:t>Sepsis Event Classification and Timing</w:t>
      </w:r>
    </w:p>
    <w:p w14:paraId="0F0DC13C" w14:textId="77777777" w:rsidR="00DE5BDF" w:rsidRDefault="00DE5BDF" w:rsidP="000B122E">
      <w:pPr>
        <w:spacing w:after="0" w:line="240" w:lineRule="auto"/>
        <w:rPr>
          <w:rFonts w:ascii="Arial" w:hAnsi="Arial" w:cs="Arial"/>
          <w:b/>
          <w:bCs/>
        </w:rPr>
      </w:pPr>
    </w:p>
    <w:p w14:paraId="17441D88" w14:textId="034882F9" w:rsidR="00454450" w:rsidRPr="00454450" w:rsidRDefault="00C7449F" w:rsidP="00454450">
      <w:pPr>
        <w:spacing w:after="0" w:line="240" w:lineRule="auto"/>
        <w:rPr>
          <w:rFonts w:ascii="Arial" w:hAnsi="Arial" w:cs="Arial"/>
        </w:rPr>
      </w:pPr>
      <w:r>
        <w:rPr>
          <w:rFonts w:ascii="Arial" w:hAnsi="Arial" w:cs="Arial"/>
          <w:b/>
          <w:bCs/>
        </w:rPr>
        <w:t xml:space="preserve">3.1 </w:t>
      </w:r>
      <w:r w:rsidR="000B122E" w:rsidRPr="00C7449F">
        <w:rPr>
          <w:rFonts w:ascii="Arial" w:hAnsi="Arial" w:cs="Arial"/>
          <w:b/>
          <w:bCs/>
        </w:rPr>
        <w:t>Date of sepsis event</w:t>
      </w:r>
      <w:r w:rsidR="000B122E" w:rsidRPr="00C7449F">
        <w:rPr>
          <w:rFonts w:ascii="Arial" w:hAnsi="Arial" w:cs="Arial"/>
        </w:rPr>
        <w:t xml:space="preserve"> </w:t>
      </w:r>
      <w:r w:rsidR="00454450" w:rsidRPr="00454450">
        <w:rPr>
          <w:rFonts w:ascii="Arial" w:hAnsi="Arial" w:cs="Arial"/>
        </w:rPr>
        <w:t xml:space="preserve">= </w:t>
      </w:r>
      <w:r w:rsidR="00454450" w:rsidRPr="00454450">
        <w:rPr>
          <w:rFonts w:ascii="Arial" w:hAnsi="Arial" w:cs="Arial"/>
          <w:b/>
          <w:bCs/>
        </w:rPr>
        <w:t>earlier</w:t>
      </w:r>
      <w:r w:rsidR="00454450" w:rsidRPr="00454450">
        <w:rPr>
          <w:rFonts w:ascii="Arial" w:hAnsi="Arial" w:cs="Arial"/>
        </w:rPr>
        <w:t xml:space="preserve"> of:</w:t>
      </w:r>
    </w:p>
    <w:p w14:paraId="2B2DA4DA" w14:textId="77777777" w:rsidR="00454450" w:rsidRPr="00454450" w:rsidRDefault="00454450" w:rsidP="00F742D1">
      <w:pPr>
        <w:numPr>
          <w:ilvl w:val="0"/>
          <w:numId w:val="34"/>
        </w:numPr>
        <w:spacing w:after="0" w:line="240" w:lineRule="auto"/>
        <w:rPr>
          <w:rFonts w:ascii="Arial" w:hAnsi="Arial" w:cs="Arial"/>
        </w:rPr>
      </w:pPr>
      <w:r w:rsidRPr="00454450">
        <w:rPr>
          <w:rFonts w:ascii="Arial" w:hAnsi="Arial" w:cs="Arial"/>
        </w:rPr>
        <w:t xml:space="preserve">Infection onset date, </w:t>
      </w:r>
      <w:r w:rsidRPr="00454450">
        <w:rPr>
          <w:rFonts w:ascii="Arial" w:hAnsi="Arial" w:cs="Arial"/>
          <w:b/>
          <w:bCs/>
        </w:rPr>
        <w:t>or</w:t>
      </w:r>
    </w:p>
    <w:p w14:paraId="111A0CC0" w14:textId="77777777" w:rsidR="00454450" w:rsidRPr="00454450" w:rsidRDefault="00454450" w:rsidP="00F742D1">
      <w:pPr>
        <w:numPr>
          <w:ilvl w:val="0"/>
          <w:numId w:val="34"/>
        </w:numPr>
        <w:spacing w:after="0" w:line="240" w:lineRule="auto"/>
        <w:rPr>
          <w:rFonts w:ascii="Arial" w:hAnsi="Arial" w:cs="Arial"/>
        </w:rPr>
      </w:pPr>
      <w:r w:rsidRPr="00454450">
        <w:rPr>
          <w:rFonts w:ascii="Arial" w:hAnsi="Arial" w:cs="Arial"/>
        </w:rPr>
        <w:t>Qualifying organ dysfunction within the sepsis event window.</w:t>
      </w:r>
    </w:p>
    <w:p w14:paraId="0037A837" w14:textId="77777777" w:rsidR="00454450" w:rsidRDefault="00454450" w:rsidP="00454450">
      <w:pPr>
        <w:spacing w:after="0" w:line="240" w:lineRule="auto"/>
        <w:rPr>
          <w:rFonts w:ascii="Arial" w:hAnsi="Arial" w:cs="Arial"/>
        </w:rPr>
      </w:pPr>
    </w:p>
    <w:p w14:paraId="2F67D527" w14:textId="0FD52D4D" w:rsidR="00454450" w:rsidRPr="00454450" w:rsidRDefault="00454450" w:rsidP="00454450">
      <w:pPr>
        <w:spacing w:after="0" w:line="240" w:lineRule="auto"/>
        <w:rPr>
          <w:rFonts w:ascii="Arial" w:hAnsi="Arial" w:cs="Arial"/>
        </w:rPr>
      </w:pPr>
      <w:r w:rsidRPr="00454450">
        <w:rPr>
          <w:rFonts w:ascii="Arial" w:hAnsi="Arial" w:cs="Arial"/>
        </w:rPr>
        <w:t xml:space="preserve">If community-onset infection is identified solely through a principal diagnosis of infection (no blood culture before hospital day 4) and qualifying organ dysfunction occurs within the sepsis event window, the sepsis event date is </w:t>
      </w:r>
      <w:r w:rsidRPr="00454450">
        <w:rPr>
          <w:rFonts w:ascii="Arial" w:hAnsi="Arial" w:cs="Arial"/>
          <w:b/>
          <w:bCs/>
        </w:rPr>
        <w:t>hospital day 1</w:t>
      </w:r>
      <w:r w:rsidRPr="00454450">
        <w:rPr>
          <w:rFonts w:ascii="Arial" w:hAnsi="Arial" w:cs="Arial"/>
        </w:rPr>
        <w:t>.</w:t>
      </w:r>
    </w:p>
    <w:p w14:paraId="438BC514" w14:textId="3D6903DF" w:rsidR="000E4A64" w:rsidRDefault="000E4A64" w:rsidP="00454450">
      <w:pPr>
        <w:spacing w:after="0" w:line="240" w:lineRule="auto"/>
        <w:rPr>
          <w:rFonts w:ascii="Arial" w:hAnsi="Arial" w:cs="Arial"/>
          <w:b/>
          <w:bCs/>
        </w:rPr>
      </w:pPr>
    </w:p>
    <w:p w14:paraId="2425E62D" w14:textId="6BEB3BD3" w:rsidR="000B122E" w:rsidRPr="000B122E" w:rsidRDefault="00DE5BDF" w:rsidP="000B122E">
      <w:pPr>
        <w:spacing w:after="0" w:line="240" w:lineRule="auto"/>
        <w:rPr>
          <w:rFonts w:ascii="Arial" w:hAnsi="Arial" w:cs="Arial"/>
        </w:rPr>
      </w:pPr>
      <w:r>
        <w:rPr>
          <w:rFonts w:ascii="Arial" w:hAnsi="Arial" w:cs="Arial"/>
          <w:b/>
          <w:bCs/>
        </w:rPr>
        <w:t>3.2.</w:t>
      </w:r>
      <w:r w:rsidR="00C53E2A">
        <w:rPr>
          <w:rFonts w:ascii="Arial" w:hAnsi="Arial" w:cs="Arial"/>
          <w:b/>
          <w:bCs/>
        </w:rPr>
        <w:t xml:space="preserve"> </w:t>
      </w:r>
      <w:r w:rsidR="000B122E" w:rsidRPr="000B122E">
        <w:rPr>
          <w:rFonts w:ascii="Arial" w:hAnsi="Arial" w:cs="Arial"/>
          <w:b/>
          <w:bCs/>
        </w:rPr>
        <w:t>Classification:</w:t>
      </w:r>
    </w:p>
    <w:p w14:paraId="5CFC23CA" w14:textId="77777777" w:rsidR="000B122E" w:rsidRPr="000B122E" w:rsidRDefault="000B122E" w:rsidP="00F742D1">
      <w:pPr>
        <w:numPr>
          <w:ilvl w:val="0"/>
          <w:numId w:val="15"/>
        </w:numPr>
        <w:spacing w:after="0" w:line="240" w:lineRule="auto"/>
        <w:rPr>
          <w:rFonts w:ascii="Arial" w:hAnsi="Arial" w:cs="Arial"/>
        </w:rPr>
      </w:pPr>
      <w:r w:rsidRPr="000B122E">
        <w:rPr>
          <w:rFonts w:ascii="Arial" w:hAnsi="Arial" w:cs="Arial"/>
          <w:b/>
          <w:bCs/>
        </w:rPr>
        <w:t>Community-onset sepsis</w:t>
      </w:r>
      <w:r w:rsidRPr="000B122E">
        <w:rPr>
          <w:rFonts w:ascii="Arial" w:hAnsi="Arial" w:cs="Arial"/>
        </w:rPr>
        <w:t xml:space="preserve"> → any criterion &lt;HD4</w:t>
      </w:r>
    </w:p>
    <w:p w14:paraId="4FF5D53F" w14:textId="77777777" w:rsidR="000B122E" w:rsidRPr="000B122E" w:rsidRDefault="000B122E" w:rsidP="00F742D1">
      <w:pPr>
        <w:numPr>
          <w:ilvl w:val="0"/>
          <w:numId w:val="15"/>
        </w:numPr>
        <w:spacing w:after="0" w:line="240" w:lineRule="auto"/>
        <w:rPr>
          <w:rFonts w:ascii="Arial" w:hAnsi="Arial" w:cs="Arial"/>
        </w:rPr>
      </w:pPr>
      <w:r w:rsidRPr="000B122E">
        <w:rPr>
          <w:rFonts w:ascii="Arial" w:hAnsi="Arial" w:cs="Arial"/>
          <w:b/>
          <w:bCs/>
        </w:rPr>
        <w:t>Hospital-onset sepsis</w:t>
      </w:r>
      <w:r w:rsidRPr="000B122E">
        <w:rPr>
          <w:rFonts w:ascii="Arial" w:hAnsi="Arial" w:cs="Arial"/>
        </w:rPr>
        <w:t xml:space="preserve"> → all criteria ≥HD4</w:t>
      </w:r>
    </w:p>
    <w:p w14:paraId="5FD9FC34" w14:textId="77777777" w:rsidR="00DE5BDF" w:rsidRDefault="00DE5BDF" w:rsidP="000B122E">
      <w:pPr>
        <w:spacing w:after="0" w:line="240" w:lineRule="auto"/>
        <w:rPr>
          <w:rFonts w:ascii="Arial" w:hAnsi="Arial" w:cs="Arial"/>
          <w:b/>
          <w:bCs/>
        </w:rPr>
      </w:pPr>
    </w:p>
    <w:p w14:paraId="683D84B4" w14:textId="1F38F5FE" w:rsidR="00DE5BDF" w:rsidRPr="00DE5BDF" w:rsidRDefault="00DE5BDF" w:rsidP="00DE5BDF">
      <w:pPr>
        <w:spacing w:after="0" w:line="240" w:lineRule="auto"/>
        <w:rPr>
          <w:rFonts w:ascii="Arial" w:hAnsi="Arial" w:cs="Arial"/>
        </w:rPr>
      </w:pPr>
      <w:r w:rsidRPr="00DE5BDF">
        <w:rPr>
          <w:rFonts w:ascii="Arial" w:hAnsi="Arial" w:cs="Arial"/>
          <w:b/>
          <w:bCs/>
        </w:rPr>
        <w:t>Note on discordant timing</w:t>
      </w:r>
      <w:r>
        <w:rPr>
          <w:rFonts w:ascii="Arial" w:hAnsi="Arial" w:cs="Arial"/>
          <w:b/>
          <w:bCs/>
        </w:rPr>
        <w:t xml:space="preserve">: </w:t>
      </w:r>
      <w:r w:rsidRPr="00DE5BDF">
        <w:rPr>
          <w:rFonts w:ascii="Arial" w:hAnsi="Arial" w:cs="Arial"/>
        </w:rPr>
        <w:t>Some cases may be labeled community-onset sepsis while using hospital-onset infection baselines if organ dysfunction predates infection onset by one day (e.g., infection onset day 4, organ dysfunction day 3).</w:t>
      </w:r>
    </w:p>
    <w:p w14:paraId="633263D1" w14:textId="77777777" w:rsidR="00DE5BDF" w:rsidRPr="00DE5BDF" w:rsidRDefault="00DE5BDF" w:rsidP="00DE5BDF">
      <w:pPr>
        <w:spacing w:after="0" w:line="240" w:lineRule="auto"/>
        <w:rPr>
          <w:rFonts w:ascii="Arial" w:hAnsi="Arial" w:cs="Arial"/>
          <w:b/>
          <w:bCs/>
        </w:rPr>
      </w:pPr>
    </w:p>
    <w:p w14:paraId="0771E015" w14:textId="0054B04B" w:rsidR="000B122E" w:rsidRPr="000B122E" w:rsidRDefault="00DE5BDF" w:rsidP="000B122E">
      <w:pPr>
        <w:spacing w:after="0" w:line="240" w:lineRule="auto"/>
        <w:rPr>
          <w:rFonts w:ascii="Arial" w:hAnsi="Arial" w:cs="Arial"/>
        </w:rPr>
      </w:pPr>
      <w:r>
        <w:rPr>
          <w:rFonts w:ascii="Arial" w:hAnsi="Arial" w:cs="Arial"/>
          <w:b/>
          <w:bCs/>
        </w:rPr>
        <w:t xml:space="preserve">3.3. </w:t>
      </w:r>
      <w:r w:rsidR="000B122E" w:rsidRPr="000B122E">
        <w:rPr>
          <w:rFonts w:ascii="Arial" w:hAnsi="Arial" w:cs="Arial"/>
          <w:b/>
          <w:bCs/>
        </w:rPr>
        <w:t>Event spacing rules:</w:t>
      </w:r>
    </w:p>
    <w:p w14:paraId="524831B4" w14:textId="097AD406" w:rsidR="00D91386" w:rsidRPr="00D91386" w:rsidRDefault="000B122E" w:rsidP="00D91386">
      <w:pPr>
        <w:numPr>
          <w:ilvl w:val="0"/>
          <w:numId w:val="16"/>
        </w:numPr>
        <w:spacing w:after="0" w:line="240" w:lineRule="auto"/>
        <w:rPr>
          <w:rFonts w:ascii="Arial" w:hAnsi="Arial" w:cs="Arial"/>
        </w:rPr>
      </w:pPr>
      <w:r w:rsidRPr="000B122E">
        <w:rPr>
          <w:rFonts w:ascii="Arial" w:hAnsi="Arial" w:cs="Arial"/>
        </w:rPr>
        <w:t xml:space="preserve">≥7 days between CO &amp; HO </w:t>
      </w:r>
      <w:r w:rsidR="007F3065">
        <w:rPr>
          <w:rFonts w:ascii="Arial" w:hAnsi="Arial" w:cs="Arial"/>
        </w:rPr>
        <w:t xml:space="preserve">sepsis </w:t>
      </w:r>
      <w:r w:rsidRPr="000B122E">
        <w:rPr>
          <w:rFonts w:ascii="Arial" w:hAnsi="Arial" w:cs="Arial"/>
        </w:rPr>
        <w:t xml:space="preserve">events (based on </w:t>
      </w:r>
      <w:r w:rsidR="007F3065">
        <w:rPr>
          <w:rFonts w:ascii="Arial" w:hAnsi="Arial" w:cs="Arial"/>
        </w:rPr>
        <w:t xml:space="preserve">sepsis </w:t>
      </w:r>
      <w:r w:rsidRPr="000B122E">
        <w:rPr>
          <w:rFonts w:ascii="Arial" w:hAnsi="Arial" w:cs="Arial"/>
        </w:rPr>
        <w:t>event date)</w:t>
      </w:r>
    </w:p>
    <w:p w14:paraId="53D49DDC" w14:textId="77777777" w:rsidR="000B122E" w:rsidRPr="000B122E" w:rsidRDefault="000B122E" w:rsidP="00F742D1">
      <w:pPr>
        <w:numPr>
          <w:ilvl w:val="0"/>
          <w:numId w:val="16"/>
        </w:numPr>
        <w:spacing w:after="0" w:line="240" w:lineRule="auto"/>
        <w:rPr>
          <w:rFonts w:ascii="Arial" w:hAnsi="Arial" w:cs="Arial"/>
        </w:rPr>
      </w:pPr>
      <w:r w:rsidRPr="000B122E">
        <w:rPr>
          <w:rFonts w:ascii="Arial" w:hAnsi="Arial" w:cs="Arial"/>
        </w:rPr>
        <w:lastRenderedPageBreak/>
        <w:t>≥14 days between HO events</w:t>
      </w:r>
    </w:p>
    <w:p w14:paraId="16B3477A" w14:textId="77777777" w:rsidR="00CF7B9E" w:rsidRDefault="00CF7B9E" w:rsidP="00F00968">
      <w:pPr>
        <w:spacing w:after="0" w:line="240" w:lineRule="auto"/>
        <w:rPr>
          <w:rFonts w:ascii="Arial" w:hAnsi="Arial" w:cs="Arial"/>
        </w:rPr>
      </w:pPr>
    </w:p>
    <w:p w14:paraId="03DA1136" w14:textId="30C66DF8" w:rsidR="00845601" w:rsidRDefault="00CF7B9E" w:rsidP="00F00968">
      <w:pPr>
        <w:spacing w:after="0" w:line="240" w:lineRule="auto"/>
        <w:rPr>
          <w:rFonts w:ascii="Arial" w:hAnsi="Arial" w:cs="Arial"/>
        </w:rPr>
      </w:pPr>
      <w:r w:rsidRPr="4E0CB59E">
        <w:rPr>
          <w:rFonts w:ascii="Arial" w:hAnsi="Arial" w:cs="Arial"/>
        </w:rPr>
        <w:t>These minimum intervals are intended to avoid misclassifying a patient with CO sepsis as having a new HO sepsis event only a few days later. In most such cases, the physiologic deterioration reflects progression of the original episode rather than a distinct, hospital-acquired sepsis event.</w:t>
      </w:r>
      <w:r w:rsidR="002B48C8" w:rsidRPr="4E0CB59E">
        <w:rPr>
          <w:rFonts w:ascii="Arial" w:hAnsi="Arial" w:cs="Arial"/>
        </w:rPr>
        <w:t xml:space="preserve">  Similarly, the 14-day rule for HO-sepsis events prevents counting multiple HO sepsis events in a short period that likely reflect ongoing progression of the first hospital-acquired episode.</w:t>
      </w:r>
    </w:p>
    <w:p w14:paraId="47CACD9A" w14:textId="2348B74B" w:rsidR="4E0CB59E" w:rsidRDefault="4E0CB59E" w:rsidP="4E0CB59E">
      <w:pPr>
        <w:spacing w:after="0" w:line="240" w:lineRule="auto"/>
        <w:rPr>
          <w:rFonts w:ascii="Arial" w:hAnsi="Arial" w:cs="Arial"/>
        </w:rPr>
      </w:pPr>
    </w:p>
    <w:p w14:paraId="584BD5D6" w14:textId="77777777" w:rsidR="00215F0F" w:rsidRPr="00215F0F" w:rsidRDefault="00215F0F" w:rsidP="00215F0F">
      <w:pPr>
        <w:spacing w:after="0" w:line="240" w:lineRule="auto"/>
        <w:rPr>
          <w:rFonts w:ascii="Arial" w:hAnsi="Arial" w:cs="Arial"/>
        </w:rPr>
      </w:pPr>
      <w:r w:rsidRPr="00215F0F">
        <w:rPr>
          <w:rFonts w:ascii="Arial" w:hAnsi="Arial" w:cs="Arial"/>
          <w:b/>
          <w:bCs/>
        </w:rPr>
        <w:t>Example:</w:t>
      </w:r>
      <w:r w:rsidRPr="00215F0F">
        <w:rPr>
          <w:rFonts w:ascii="Arial" w:hAnsi="Arial" w:cs="Arial"/>
        </w:rPr>
        <w:br/>
        <w:t xml:space="preserve">A patient has a CO sepsis event on </w:t>
      </w:r>
      <w:r w:rsidRPr="00215F0F">
        <w:rPr>
          <w:rFonts w:ascii="Arial" w:hAnsi="Arial" w:cs="Arial"/>
          <w:b/>
          <w:bCs/>
        </w:rPr>
        <w:t>day 1</w:t>
      </w:r>
      <w:r w:rsidRPr="00215F0F">
        <w:rPr>
          <w:rFonts w:ascii="Arial" w:hAnsi="Arial" w:cs="Arial"/>
        </w:rPr>
        <w:t>.</w:t>
      </w:r>
    </w:p>
    <w:p w14:paraId="70575B31" w14:textId="77777777" w:rsidR="00215F0F" w:rsidRPr="00215F0F" w:rsidRDefault="00215F0F" w:rsidP="00215F0F">
      <w:pPr>
        <w:numPr>
          <w:ilvl w:val="0"/>
          <w:numId w:val="35"/>
        </w:numPr>
        <w:tabs>
          <w:tab w:val="clear" w:pos="360"/>
          <w:tab w:val="num" w:pos="720"/>
        </w:tabs>
        <w:spacing w:after="0" w:line="240" w:lineRule="auto"/>
        <w:rPr>
          <w:rFonts w:ascii="Arial" w:hAnsi="Arial" w:cs="Arial"/>
        </w:rPr>
      </w:pPr>
      <w:r w:rsidRPr="00215F0F">
        <w:rPr>
          <w:rFonts w:ascii="Arial" w:hAnsi="Arial" w:cs="Arial"/>
        </w:rPr>
        <w:t xml:space="preserve">The earliest possible hospital-onset (HO) sepsis event is </w:t>
      </w:r>
      <w:r w:rsidRPr="00215F0F">
        <w:rPr>
          <w:rFonts w:ascii="Arial" w:hAnsi="Arial" w:cs="Arial"/>
          <w:b/>
          <w:bCs/>
        </w:rPr>
        <w:t>day 8</w:t>
      </w:r>
      <w:r w:rsidRPr="00215F0F">
        <w:rPr>
          <w:rFonts w:ascii="Arial" w:hAnsi="Arial" w:cs="Arial"/>
        </w:rPr>
        <w:t xml:space="preserve"> (≥7 days after CO event date).</w:t>
      </w:r>
    </w:p>
    <w:p w14:paraId="62524895" w14:textId="77777777" w:rsidR="00215F0F" w:rsidRPr="00215F0F" w:rsidRDefault="00215F0F" w:rsidP="00215F0F">
      <w:pPr>
        <w:numPr>
          <w:ilvl w:val="0"/>
          <w:numId w:val="35"/>
        </w:numPr>
        <w:tabs>
          <w:tab w:val="clear" w:pos="360"/>
          <w:tab w:val="num" w:pos="720"/>
        </w:tabs>
        <w:spacing w:after="0" w:line="240" w:lineRule="auto"/>
        <w:rPr>
          <w:rFonts w:ascii="Arial" w:hAnsi="Arial" w:cs="Arial"/>
        </w:rPr>
      </w:pPr>
      <w:r w:rsidRPr="00215F0F">
        <w:rPr>
          <w:rFonts w:ascii="Arial" w:hAnsi="Arial" w:cs="Arial"/>
        </w:rPr>
        <w:t xml:space="preserve">If a HO event occurs on </w:t>
      </w:r>
      <w:r w:rsidRPr="00215F0F">
        <w:rPr>
          <w:rFonts w:ascii="Arial" w:hAnsi="Arial" w:cs="Arial"/>
          <w:b/>
          <w:bCs/>
        </w:rPr>
        <w:t>day 8</w:t>
      </w:r>
      <w:r w:rsidRPr="00215F0F">
        <w:rPr>
          <w:rFonts w:ascii="Arial" w:hAnsi="Arial" w:cs="Arial"/>
        </w:rPr>
        <w:t xml:space="preserve">, the earliest possible subsequent HO event is </w:t>
      </w:r>
      <w:r w:rsidRPr="00215F0F">
        <w:rPr>
          <w:rFonts w:ascii="Arial" w:hAnsi="Arial" w:cs="Arial"/>
          <w:b/>
          <w:bCs/>
        </w:rPr>
        <w:t>day 22</w:t>
      </w:r>
      <w:r w:rsidRPr="00215F0F">
        <w:rPr>
          <w:rFonts w:ascii="Arial" w:hAnsi="Arial" w:cs="Arial"/>
        </w:rPr>
        <w:t xml:space="preserve"> (≥14 days after the first HO event date).</w:t>
      </w:r>
    </w:p>
    <w:p w14:paraId="3C6D57EA" w14:textId="77777777" w:rsidR="00845601" w:rsidRDefault="00845601" w:rsidP="00F00968">
      <w:pPr>
        <w:spacing w:after="0" w:line="240" w:lineRule="auto"/>
        <w:rPr>
          <w:rFonts w:ascii="Arial" w:hAnsi="Arial" w:cs="Arial"/>
        </w:rPr>
      </w:pPr>
    </w:p>
    <w:p w14:paraId="09136911" w14:textId="77777777" w:rsidR="00C53E2A" w:rsidRDefault="00C53E2A" w:rsidP="00F00968">
      <w:pPr>
        <w:spacing w:after="0" w:line="240" w:lineRule="auto"/>
        <w:rPr>
          <w:rFonts w:ascii="Arial" w:hAnsi="Arial" w:cs="Arial"/>
        </w:rPr>
      </w:pPr>
    </w:p>
    <w:p w14:paraId="7E42328B" w14:textId="24FCB863" w:rsidR="00C53E2A" w:rsidRPr="00227628" w:rsidRDefault="00C53E2A" w:rsidP="00F742D1">
      <w:pPr>
        <w:pStyle w:val="ListParagraph"/>
        <w:numPr>
          <w:ilvl w:val="0"/>
          <w:numId w:val="18"/>
        </w:numPr>
        <w:shd w:val="clear" w:color="auto" w:fill="DBE5F1" w:themeFill="accent1" w:themeFillTint="33"/>
        <w:spacing w:after="0" w:line="240" w:lineRule="auto"/>
        <w:rPr>
          <w:rFonts w:ascii="Arial" w:hAnsi="Arial" w:cs="Arial"/>
          <w:b/>
          <w:bCs/>
        </w:rPr>
      </w:pPr>
      <w:r w:rsidRPr="00227628">
        <w:rPr>
          <w:rFonts w:ascii="Arial" w:hAnsi="Arial" w:cs="Arial"/>
          <w:b/>
          <w:bCs/>
        </w:rPr>
        <w:t>EXAMPLES ILLUSTRATING VARIOUS ASPECTS OF ASE ALGORITHM</w:t>
      </w:r>
    </w:p>
    <w:p w14:paraId="33A225A2" w14:textId="77777777" w:rsidR="00C53E2A" w:rsidRDefault="00C53E2A" w:rsidP="00C53E2A">
      <w:pPr>
        <w:spacing w:after="0" w:line="240" w:lineRule="auto"/>
        <w:rPr>
          <w:rFonts w:ascii="Arial" w:hAnsi="Arial" w:cs="Arial"/>
          <w:b/>
          <w:bCs/>
        </w:rPr>
      </w:pPr>
    </w:p>
    <w:p w14:paraId="049489C8" w14:textId="0D6D42A3" w:rsidR="00C53E2A" w:rsidRPr="00C53E2A" w:rsidRDefault="00C53E2A" w:rsidP="00C53E2A">
      <w:pPr>
        <w:spacing w:after="0" w:line="240" w:lineRule="auto"/>
        <w:rPr>
          <w:rFonts w:ascii="Arial" w:hAnsi="Arial" w:cs="Arial"/>
          <w:b/>
          <w:bCs/>
        </w:rPr>
      </w:pPr>
      <w:r w:rsidRPr="00C53E2A">
        <w:rPr>
          <w:rFonts w:ascii="Arial" w:hAnsi="Arial" w:cs="Arial"/>
          <w:b/>
          <w:bCs/>
        </w:rPr>
        <w:t>Example 1.  Community-Onset Sepsis</w:t>
      </w:r>
    </w:p>
    <w:p w14:paraId="51767D0B" w14:textId="77777777" w:rsidR="00C53E2A" w:rsidRPr="00C53E2A" w:rsidRDefault="00C53E2A" w:rsidP="00C53E2A">
      <w:pPr>
        <w:spacing w:after="0" w:line="240" w:lineRule="auto"/>
        <w:rPr>
          <w:rFonts w:ascii="Arial" w:hAnsi="Arial" w:cs="Arial"/>
        </w:rPr>
      </w:pPr>
      <w:r w:rsidRPr="00C53E2A">
        <w:rPr>
          <w:rFonts w:ascii="Arial" w:hAnsi="Arial" w:cs="Arial"/>
          <w:shd w:val="clear" w:color="auto" w:fill="EAF1DD" w:themeFill="accent3" w:themeFillTint="33"/>
        </w:rPr>
        <w:t>Infection Window</w:t>
      </w:r>
      <w:r w:rsidRPr="00C53E2A">
        <w:rPr>
          <w:rFonts w:ascii="Arial" w:hAnsi="Arial" w:cs="Arial"/>
        </w:rPr>
        <w:t xml:space="preserve">  </w:t>
      </w:r>
      <w:r w:rsidRPr="00C53E2A">
        <w:rPr>
          <w:rFonts w:ascii="Arial" w:hAnsi="Arial" w:cs="Arial"/>
          <w:shd w:val="clear" w:color="auto" w:fill="FFFF00"/>
        </w:rPr>
        <w:t>Sepsis Event Window</w:t>
      </w:r>
    </w:p>
    <w:tbl>
      <w:tblPr>
        <w:tblStyle w:val="TableGrid"/>
        <w:tblpPr w:leftFromText="187" w:rightFromText="187" w:vertAnchor="text" w:horzAnchor="margin" w:tblpY="1"/>
        <w:tblW w:w="0" w:type="auto"/>
        <w:tblLook w:val="04A0" w:firstRow="1" w:lastRow="0" w:firstColumn="1" w:lastColumn="0" w:noHBand="0" w:noVBand="1"/>
      </w:tblPr>
      <w:tblGrid>
        <w:gridCol w:w="2245"/>
        <w:gridCol w:w="1184"/>
        <w:gridCol w:w="1184"/>
        <w:gridCol w:w="1184"/>
        <w:gridCol w:w="1184"/>
        <w:gridCol w:w="1184"/>
        <w:gridCol w:w="1185"/>
      </w:tblGrid>
      <w:tr w:rsidR="00C53E2A" w:rsidRPr="00C53E2A" w14:paraId="42449E04" w14:textId="77777777" w:rsidTr="00E62E57">
        <w:tc>
          <w:tcPr>
            <w:tcW w:w="2245" w:type="dxa"/>
            <w:shd w:val="clear" w:color="auto" w:fill="709FDB" w:themeFill="text2" w:themeFillTint="80"/>
          </w:tcPr>
          <w:p w14:paraId="1E3AED51" w14:textId="77777777" w:rsidR="00C53E2A" w:rsidRPr="00C53E2A" w:rsidRDefault="00C53E2A" w:rsidP="00E62E57">
            <w:pPr>
              <w:rPr>
                <w:rFonts w:ascii="Arial" w:hAnsi="Arial" w:cs="Arial"/>
                <w:b/>
                <w:bCs/>
                <w:color w:val="FFFFFF" w:themeColor="background1"/>
              </w:rPr>
            </w:pPr>
          </w:p>
        </w:tc>
        <w:tc>
          <w:tcPr>
            <w:tcW w:w="1184" w:type="dxa"/>
            <w:shd w:val="clear" w:color="auto" w:fill="709FDB" w:themeFill="text2" w:themeFillTint="80"/>
          </w:tcPr>
          <w:p w14:paraId="55AF0003" w14:textId="77777777" w:rsidR="00C53E2A" w:rsidRPr="00C53E2A" w:rsidRDefault="00C53E2A" w:rsidP="00E62E57">
            <w:pPr>
              <w:jc w:val="center"/>
              <w:rPr>
                <w:rFonts w:ascii="Arial" w:hAnsi="Arial" w:cs="Arial"/>
                <w:b/>
                <w:bCs/>
                <w:color w:val="FFFFFF" w:themeColor="background1"/>
              </w:rPr>
            </w:pPr>
            <w:r w:rsidRPr="00C53E2A">
              <w:rPr>
                <w:rFonts w:ascii="Arial" w:hAnsi="Arial" w:cs="Arial"/>
                <w:b/>
                <w:bCs/>
                <w:color w:val="FFFFFF" w:themeColor="background1"/>
              </w:rPr>
              <w:t>1</w:t>
            </w:r>
          </w:p>
        </w:tc>
        <w:tc>
          <w:tcPr>
            <w:tcW w:w="1184" w:type="dxa"/>
            <w:shd w:val="clear" w:color="auto" w:fill="709FDB" w:themeFill="text2" w:themeFillTint="80"/>
          </w:tcPr>
          <w:p w14:paraId="35A046C9" w14:textId="77777777" w:rsidR="00C53E2A" w:rsidRPr="00C53E2A" w:rsidRDefault="00C53E2A" w:rsidP="00E62E57">
            <w:pPr>
              <w:jc w:val="center"/>
              <w:rPr>
                <w:rFonts w:ascii="Arial" w:hAnsi="Arial" w:cs="Arial"/>
                <w:b/>
                <w:bCs/>
                <w:color w:val="FFFFFF" w:themeColor="background1"/>
              </w:rPr>
            </w:pPr>
            <w:r w:rsidRPr="00C53E2A">
              <w:rPr>
                <w:rFonts w:ascii="Arial" w:hAnsi="Arial" w:cs="Arial"/>
                <w:b/>
                <w:bCs/>
                <w:color w:val="FFFFFF" w:themeColor="background1"/>
              </w:rPr>
              <w:t>2</w:t>
            </w:r>
          </w:p>
        </w:tc>
        <w:tc>
          <w:tcPr>
            <w:tcW w:w="1184" w:type="dxa"/>
            <w:shd w:val="clear" w:color="auto" w:fill="709FDB" w:themeFill="text2" w:themeFillTint="80"/>
          </w:tcPr>
          <w:p w14:paraId="60C862BC" w14:textId="77777777" w:rsidR="00C53E2A" w:rsidRPr="00C53E2A" w:rsidRDefault="00C53E2A" w:rsidP="00E62E57">
            <w:pPr>
              <w:jc w:val="center"/>
              <w:rPr>
                <w:rFonts w:ascii="Arial" w:hAnsi="Arial" w:cs="Arial"/>
                <w:b/>
                <w:bCs/>
                <w:color w:val="FFFFFF" w:themeColor="background1"/>
              </w:rPr>
            </w:pPr>
            <w:r w:rsidRPr="00C53E2A">
              <w:rPr>
                <w:rFonts w:ascii="Arial" w:hAnsi="Arial" w:cs="Arial"/>
                <w:b/>
                <w:bCs/>
                <w:color w:val="FFFFFF" w:themeColor="background1"/>
              </w:rPr>
              <w:t>3</w:t>
            </w:r>
          </w:p>
        </w:tc>
        <w:tc>
          <w:tcPr>
            <w:tcW w:w="1184" w:type="dxa"/>
            <w:shd w:val="clear" w:color="auto" w:fill="709FDB" w:themeFill="text2" w:themeFillTint="80"/>
          </w:tcPr>
          <w:p w14:paraId="0280BEB6" w14:textId="77777777" w:rsidR="00C53E2A" w:rsidRPr="00C53E2A" w:rsidRDefault="00C53E2A" w:rsidP="00E62E57">
            <w:pPr>
              <w:jc w:val="center"/>
              <w:rPr>
                <w:rFonts w:ascii="Arial" w:hAnsi="Arial" w:cs="Arial"/>
                <w:b/>
                <w:bCs/>
                <w:color w:val="FFFFFF" w:themeColor="background1"/>
              </w:rPr>
            </w:pPr>
            <w:r w:rsidRPr="00C53E2A">
              <w:rPr>
                <w:rFonts w:ascii="Arial" w:hAnsi="Arial" w:cs="Arial"/>
                <w:b/>
                <w:bCs/>
                <w:color w:val="FFFFFF" w:themeColor="background1"/>
              </w:rPr>
              <w:t>4</w:t>
            </w:r>
          </w:p>
        </w:tc>
        <w:tc>
          <w:tcPr>
            <w:tcW w:w="1184" w:type="dxa"/>
            <w:shd w:val="clear" w:color="auto" w:fill="709FDB" w:themeFill="text2" w:themeFillTint="80"/>
          </w:tcPr>
          <w:p w14:paraId="2020FBA0" w14:textId="77777777" w:rsidR="00C53E2A" w:rsidRPr="00C53E2A" w:rsidRDefault="00C53E2A" w:rsidP="00E62E57">
            <w:pPr>
              <w:jc w:val="center"/>
              <w:rPr>
                <w:rFonts w:ascii="Arial" w:hAnsi="Arial" w:cs="Arial"/>
                <w:b/>
                <w:bCs/>
                <w:color w:val="FFFFFF" w:themeColor="background1"/>
              </w:rPr>
            </w:pPr>
            <w:r w:rsidRPr="00C53E2A">
              <w:rPr>
                <w:rFonts w:ascii="Arial" w:hAnsi="Arial" w:cs="Arial"/>
                <w:b/>
                <w:bCs/>
                <w:color w:val="FFFFFF" w:themeColor="background1"/>
              </w:rPr>
              <w:t>5</w:t>
            </w:r>
          </w:p>
        </w:tc>
        <w:tc>
          <w:tcPr>
            <w:tcW w:w="1185" w:type="dxa"/>
            <w:shd w:val="clear" w:color="auto" w:fill="709FDB" w:themeFill="text2" w:themeFillTint="80"/>
          </w:tcPr>
          <w:p w14:paraId="2C61E2C0" w14:textId="77777777" w:rsidR="00C53E2A" w:rsidRPr="00C53E2A" w:rsidRDefault="00C53E2A" w:rsidP="00E62E57">
            <w:pPr>
              <w:jc w:val="center"/>
              <w:rPr>
                <w:rFonts w:ascii="Arial" w:hAnsi="Arial" w:cs="Arial"/>
                <w:b/>
                <w:bCs/>
                <w:color w:val="FFFFFF" w:themeColor="background1"/>
              </w:rPr>
            </w:pPr>
            <w:r w:rsidRPr="00C53E2A">
              <w:rPr>
                <w:rFonts w:ascii="Arial" w:hAnsi="Arial" w:cs="Arial"/>
                <w:b/>
                <w:bCs/>
                <w:color w:val="FFFFFF" w:themeColor="background1"/>
              </w:rPr>
              <w:t>6</w:t>
            </w:r>
          </w:p>
        </w:tc>
      </w:tr>
      <w:tr w:rsidR="00C53E2A" w:rsidRPr="00C53E2A" w14:paraId="5C32E4F0" w14:textId="77777777" w:rsidTr="00E62E57">
        <w:tc>
          <w:tcPr>
            <w:tcW w:w="2245" w:type="dxa"/>
            <w:shd w:val="clear" w:color="auto" w:fill="709FDB" w:themeFill="text2" w:themeFillTint="80"/>
          </w:tcPr>
          <w:p w14:paraId="5D6ED71E" w14:textId="77777777" w:rsidR="00C53E2A" w:rsidRPr="00C53E2A" w:rsidRDefault="00C53E2A" w:rsidP="00E62E57">
            <w:pPr>
              <w:rPr>
                <w:rFonts w:ascii="Arial" w:hAnsi="Arial" w:cs="Arial"/>
                <w:b/>
                <w:bCs/>
                <w:color w:val="FFFFFF" w:themeColor="background1"/>
              </w:rPr>
            </w:pPr>
            <w:r w:rsidRPr="00C53E2A">
              <w:rPr>
                <w:rFonts w:ascii="Arial" w:hAnsi="Arial" w:cs="Arial"/>
                <w:b/>
                <w:bCs/>
                <w:color w:val="FFFFFF" w:themeColor="background1"/>
              </w:rPr>
              <w:t>Blood culture</w:t>
            </w:r>
          </w:p>
        </w:tc>
        <w:tc>
          <w:tcPr>
            <w:tcW w:w="1184" w:type="dxa"/>
          </w:tcPr>
          <w:p w14:paraId="003F87AC" w14:textId="77777777" w:rsidR="00C53E2A" w:rsidRPr="00C53E2A" w:rsidRDefault="00C53E2A" w:rsidP="00E62E57">
            <w:pPr>
              <w:jc w:val="center"/>
              <w:rPr>
                <w:rFonts w:ascii="Arial" w:hAnsi="Arial" w:cs="Arial"/>
                <w:b/>
                <w:bCs/>
              </w:rPr>
            </w:pPr>
            <w:r w:rsidRPr="00C53E2A">
              <w:rPr>
                <w:rFonts w:ascii="Segoe UI Symbol" w:hAnsi="Segoe UI Symbol" w:cs="Segoe UI Symbol"/>
                <w:b/>
                <w:bCs/>
                <w:color w:val="EE0000"/>
              </w:rPr>
              <w:t>☑</w:t>
            </w:r>
          </w:p>
        </w:tc>
        <w:tc>
          <w:tcPr>
            <w:tcW w:w="1184" w:type="dxa"/>
          </w:tcPr>
          <w:p w14:paraId="204488EF" w14:textId="77777777" w:rsidR="00C53E2A" w:rsidRPr="00C53E2A" w:rsidRDefault="00C53E2A" w:rsidP="00E62E57">
            <w:pPr>
              <w:jc w:val="center"/>
              <w:rPr>
                <w:rFonts w:ascii="Arial" w:hAnsi="Arial" w:cs="Arial"/>
              </w:rPr>
            </w:pPr>
          </w:p>
        </w:tc>
        <w:tc>
          <w:tcPr>
            <w:tcW w:w="1184" w:type="dxa"/>
          </w:tcPr>
          <w:p w14:paraId="0045FC31" w14:textId="77777777" w:rsidR="00C53E2A" w:rsidRPr="00C53E2A" w:rsidRDefault="00C53E2A" w:rsidP="00E62E57">
            <w:pPr>
              <w:jc w:val="center"/>
              <w:rPr>
                <w:rFonts w:ascii="Arial" w:hAnsi="Arial" w:cs="Arial"/>
              </w:rPr>
            </w:pPr>
          </w:p>
        </w:tc>
        <w:tc>
          <w:tcPr>
            <w:tcW w:w="1184" w:type="dxa"/>
          </w:tcPr>
          <w:p w14:paraId="17E88A9E" w14:textId="77777777" w:rsidR="00C53E2A" w:rsidRPr="00C53E2A" w:rsidRDefault="00C53E2A" w:rsidP="00E62E57">
            <w:pPr>
              <w:jc w:val="center"/>
              <w:rPr>
                <w:rFonts w:ascii="Arial" w:hAnsi="Arial" w:cs="Arial"/>
              </w:rPr>
            </w:pPr>
          </w:p>
        </w:tc>
        <w:tc>
          <w:tcPr>
            <w:tcW w:w="1184" w:type="dxa"/>
          </w:tcPr>
          <w:p w14:paraId="4F1A8652" w14:textId="77777777" w:rsidR="00C53E2A" w:rsidRPr="00C53E2A" w:rsidRDefault="00C53E2A" w:rsidP="00E62E57">
            <w:pPr>
              <w:jc w:val="center"/>
              <w:rPr>
                <w:rFonts w:ascii="Arial" w:hAnsi="Arial" w:cs="Arial"/>
              </w:rPr>
            </w:pPr>
          </w:p>
        </w:tc>
        <w:tc>
          <w:tcPr>
            <w:tcW w:w="1185" w:type="dxa"/>
          </w:tcPr>
          <w:p w14:paraId="479FE577" w14:textId="77777777" w:rsidR="00C53E2A" w:rsidRPr="00C53E2A" w:rsidRDefault="00C53E2A" w:rsidP="00E62E57">
            <w:pPr>
              <w:jc w:val="center"/>
              <w:rPr>
                <w:rFonts w:ascii="Arial" w:hAnsi="Arial" w:cs="Arial"/>
              </w:rPr>
            </w:pPr>
          </w:p>
        </w:tc>
      </w:tr>
      <w:tr w:rsidR="00C53E2A" w:rsidRPr="00C53E2A" w14:paraId="1AF1389B" w14:textId="77777777" w:rsidTr="00E62E57">
        <w:tc>
          <w:tcPr>
            <w:tcW w:w="2245" w:type="dxa"/>
            <w:shd w:val="clear" w:color="auto" w:fill="709FDB" w:themeFill="text2" w:themeFillTint="80"/>
          </w:tcPr>
          <w:p w14:paraId="2785BBCE" w14:textId="77777777" w:rsidR="00C53E2A" w:rsidRPr="00C53E2A" w:rsidRDefault="00C53E2A" w:rsidP="00E62E57">
            <w:pPr>
              <w:rPr>
                <w:rFonts w:ascii="Arial" w:hAnsi="Arial" w:cs="Arial"/>
                <w:b/>
                <w:bCs/>
                <w:color w:val="FFFFFF" w:themeColor="background1"/>
              </w:rPr>
            </w:pPr>
            <w:r w:rsidRPr="00C53E2A">
              <w:rPr>
                <w:rFonts w:ascii="Arial" w:hAnsi="Arial" w:cs="Arial"/>
                <w:b/>
                <w:bCs/>
                <w:color w:val="FFFFFF" w:themeColor="background1"/>
              </w:rPr>
              <w:t>QAD</w:t>
            </w:r>
          </w:p>
        </w:tc>
        <w:tc>
          <w:tcPr>
            <w:tcW w:w="1184" w:type="dxa"/>
          </w:tcPr>
          <w:p w14:paraId="5082A7E6" w14:textId="77777777" w:rsidR="00C53E2A" w:rsidRPr="00C53E2A" w:rsidRDefault="00C53E2A" w:rsidP="00E62E57">
            <w:pPr>
              <w:jc w:val="center"/>
              <w:rPr>
                <w:rFonts w:ascii="Arial" w:hAnsi="Arial" w:cs="Arial"/>
                <w:color w:val="00B050"/>
              </w:rPr>
            </w:pPr>
            <w:r w:rsidRPr="00C53E2A">
              <w:rPr>
                <w:rFonts w:ascii="Arial" w:hAnsi="Arial" w:cs="Arial"/>
                <w:color w:val="00B050"/>
              </w:rPr>
              <w:t>●</w:t>
            </w:r>
          </w:p>
        </w:tc>
        <w:tc>
          <w:tcPr>
            <w:tcW w:w="1184" w:type="dxa"/>
          </w:tcPr>
          <w:p w14:paraId="3F700922" w14:textId="77777777" w:rsidR="00C53E2A" w:rsidRPr="00C53E2A" w:rsidRDefault="00C53E2A" w:rsidP="00E62E57">
            <w:pPr>
              <w:jc w:val="center"/>
              <w:rPr>
                <w:rFonts w:ascii="Arial" w:hAnsi="Arial" w:cs="Arial"/>
                <w:color w:val="00B050"/>
              </w:rPr>
            </w:pPr>
            <w:r w:rsidRPr="00C53E2A">
              <w:rPr>
                <w:rFonts w:ascii="Arial" w:hAnsi="Arial" w:cs="Arial"/>
                <w:color w:val="00B050"/>
              </w:rPr>
              <w:t>●</w:t>
            </w:r>
          </w:p>
        </w:tc>
        <w:tc>
          <w:tcPr>
            <w:tcW w:w="1184" w:type="dxa"/>
          </w:tcPr>
          <w:p w14:paraId="481B2A61" w14:textId="77777777" w:rsidR="00C53E2A" w:rsidRPr="00C53E2A" w:rsidRDefault="00C53E2A" w:rsidP="00E62E57">
            <w:pPr>
              <w:jc w:val="center"/>
              <w:rPr>
                <w:rFonts w:ascii="Arial" w:hAnsi="Arial" w:cs="Arial"/>
                <w:color w:val="00B050"/>
              </w:rPr>
            </w:pPr>
            <w:r w:rsidRPr="00C53E2A">
              <w:rPr>
                <w:rFonts w:ascii="Arial" w:hAnsi="Arial" w:cs="Arial"/>
                <w:color w:val="00B050"/>
              </w:rPr>
              <w:t>●</w:t>
            </w:r>
          </w:p>
        </w:tc>
        <w:tc>
          <w:tcPr>
            <w:tcW w:w="1184" w:type="dxa"/>
          </w:tcPr>
          <w:p w14:paraId="55359A96" w14:textId="77777777" w:rsidR="00C53E2A" w:rsidRPr="00C53E2A" w:rsidRDefault="00C53E2A" w:rsidP="00E62E57">
            <w:pPr>
              <w:jc w:val="center"/>
              <w:rPr>
                <w:rFonts w:ascii="Arial" w:hAnsi="Arial" w:cs="Arial"/>
                <w:color w:val="00B050"/>
              </w:rPr>
            </w:pPr>
            <w:r w:rsidRPr="00C53E2A">
              <w:rPr>
                <w:rFonts w:ascii="Arial" w:hAnsi="Arial" w:cs="Arial"/>
                <w:color w:val="00B050"/>
              </w:rPr>
              <w:t>●</w:t>
            </w:r>
          </w:p>
        </w:tc>
        <w:tc>
          <w:tcPr>
            <w:tcW w:w="1184" w:type="dxa"/>
          </w:tcPr>
          <w:p w14:paraId="0478540C" w14:textId="77777777" w:rsidR="00C53E2A" w:rsidRPr="00C53E2A" w:rsidRDefault="00C53E2A" w:rsidP="00E62E57">
            <w:pPr>
              <w:jc w:val="center"/>
              <w:rPr>
                <w:rFonts w:ascii="Arial" w:hAnsi="Arial" w:cs="Arial"/>
              </w:rPr>
            </w:pPr>
          </w:p>
        </w:tc>
        <w:tc>
          <w:tcPr>
            <w:tcW w:w="1185" w:type="dxa"/>
          </w:tcPr>
          <w:p w14:paraId="173D04E3" w14:textId="77777777" w:rsidR="00C53E2A" w:rsidRPr="00C53E2A" w:rsidRDefault="00C53E2A" w:rsidP="00E62E57">
            <w:pPr>
              <w:jc w:val="center"/>
              <w:rPr>
                <w:rFonts w:ascii="Arial" w:hAnsi="Arial" w:cs="Arial"/>
              </w:rPr>
            </w:pPr>
          </w:p>
        </w:tc>
      </w:tr>
      <w:tr w:rsidR="00C53E2A" w:rsidRPr="00C53E2A" w14:paraId="67E772D2" w14:textId="77777777" w:rsidTr="00E62E57">
        <w:tc>
          <w:tcPr>
            <w:tcW w:w="2245" w:type="dxa"/>
            <w:shd w:val="clear" w:color="auto" w:fill="709FDB" w:themeFill="text2" w:themeFillTint="80"/>
          </w:tcPr>
          <w:p w14:paraId="3315585E" w14:textId="77777777" w:rsidR="00C53E2A" w:rsidRPr="00C53E2A" w:rsidRDefault="00C53E2A" w:rsidP="00E62E57">
            <w:pPr>
              <w:rPr>
                <w:rFonts w:ascii="Arial" w:hAnsi="Arial" w:cs="Arial"/>
                <w:b/>
                <w:bCs/>
                <w:color w:val="FFFFFF" w:themeColor="background1"/>
              </w:rPr>
            </w:pPr>
            <w:r w:rsidRPr="00C53E2A">
              <w:rPr>
                <w:rFonts w:ascii="Arial" w:hAnsi="Arial" w:cs="Arial"/>
                <w:b/>
                <w:bCs/>
                <w:color w:val="FFFFFF" w:themeColor="background1"/>
              </w:rPr>
              <w:t>Organ Dysfunction</w:t>
            </w:r>
          </w:p>
        </w:tc>
        <w:tc>
          <w:tcPr>
            <w:tcW w:w="1184" w:type="dxa"/>
          </w:tcPr>
          <w:p w14:paraId="54EBE19E" w14:textId="77777777" w:rsidR="00C53E2A" w:rsidRPr="00C53E2A" w:rsidRDefault="00C53E2A" w:rsidP="00E62E57">
            <w:pPr>
              <w:jc w:val="center"/>
              <w:rPr>
                <w:rFonts w:ascii="Arial" w:hAnsi="Arial" w:cs="Arial"/>
              </w:rPr>
            </w:pPr>
          </w:p>
        </w:tc>
        <w:tc>
          <w:tcPr>
            <w:tcW w:w="1184" w:type="dxa"/>
          </w:tcPr>
          <w:p w14:paraId="783B5192" w14:textId="77777777" w:rsidR="00C53E2A" w:rsidRPr="00C53E2A" w:rsidRDefault="00C53E2A" w:rsidP="00E62E57">
            <w:pPr>
              <w:jc w:val="center"/>
              <w:rPr>
                <w:rFonts w:ascii="Arial" w:hAnsi="Arial" w:cs="Arial"/>
                <w:color w:val="FF9900"/>
              </w:rPr>
            </w:pPr>
            <w:r w:rsidRPr="00C53E2A">
              <w:rPr>
                <w:rFonts w:ascii="Segoe UI Symbol" w:hAnsi="Segoe UI Symbol" w:cs="Segoe UI Symbol"/>
                <w:b/>
                <w:bCs/>
                <w:noProof/>
                <w:color w:val="FF9900"/>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t>
            </w:r>
          </w:p>
        </w:tc>
        <w:tc>
          <w:tcPr>
            <w:tcW w:w="1184" w:type="dxa"/>
          </w:tcPr>
          <w:p w14:paraId="16B552D1" w14:textId="77777777" w:rsidR="00C53E2A" w:rsidRPr="00C53E2A" w:rsidRDefault="00C53E2A" w:rsidP="00E62E57">
            <w:pPr>
              <w:jc w:val="center"/>
              <w:rPr>
                <w:rFonts w:ascii="Arial" w:hAnsi="Arial" w:cs="Arial"/>
              </w:rPr>
            </w:pPr>
          </w:p>
        </w:tc>
        <w:tc>
          <w:tcPr>
            <w:tcW w:w="1184" w:type="dxa"/>
          </w:tcPr>
          <w:p w14:paraId="4536CA4E" w14:textId="77777777" w:rsidR="00C53E2A" w:rsidRPr="00C53E2A" w:rsidRDefault="00C53E2A" w:rsidP="00E62E57">
            <w:pPr>
              <w:jc w:val="center"/>
              <w:rPr>
                <w:rFonts w:ascii="Arial" w:hAnsi="Arial" w:cs="Arial"/>
              </w:rPr>
            </w:pPr>
          </w:p>
        </w:tc>
        <w:tc>
          <w:tcPr>
            <w:tcW w:w="1184" w:type="dxa"/>
          </w:tcPr>
          <w:p w14:paraId="61FBFCE2" w14:textId="77777777" w:rsidR="00C53E2A" w:rsidRPr="00C53E2A" w:rsidRDefault="00C53E2A" w:rsidP="00E62E57">
            <w:pPr>
              <w:jc w:val="center"/>
              <w:rPr>
                <w:rFonts w:ascii="Arial" w:hAnsi="Arial" w:cs="Arial"/>
              </w:rPr>
            </w:pPr>
          </w:p>
        </w:tc>
        <w:tc>
          <w:tcPr>
            <w:tcW w:w="1185" w:type="dxa"/>
          </w:tcPr>
          <w:p w14:paraId="1B214F2F" w14:textId="77777777" w:rsidR="00C53E2A" w:rsidRPr="00C53E2A" w:rsidRDefault="00C53E2A" w:rsidP="00E62E57">
            <w:pPr>
              <w:jc w:val="center"/>
              <w:rPr>
                <w:rFonts w:ascii="Arial" w:hAnsi="Arial" w:cs="Arial"/>
              </w:rPr>
            </w:pPr>
          </w:p>
        </w:tc>
      </w:tr>
      <w:tr w:rsidR="00C53E2A" w:rsidRPr="00C53E2A" w14:paraId="399868AA" w14:textId="77777777" w:rsidTr="00E62E57">
        <w:tc>
          <w:tcPr>
            <w:tcW w:w="2245" w:type="dxa"/>
            <w:shd w:val="clear" w:color="auto" w:fill="709FDB" w:themeFill="text2" w:themeFillTint="80"/>
          </w:tcPr>
          <w:p w14:paraId="352CDDB2" w14:textId="77777777" w:rsidR="00C53E2A" w:rsidRPr="00C53E2A" w:rsidRDefault="00C53E2A" w:rsidP="00E62E57">
            <w:pPr>
              <w:rPr>
                <w:rFonts w:ascii="Arial" w:hAnsi="Arial" w:cs="Arial"/>
                <w:i/>
                <w:iCs/>
                <w:color w:val="FFFFFF" w:themeColor="background1"/>
              </w:rPr>
            </w:pPr>
            <w:r w:rsidRPr="00C53E2A">
              <w:rPr>
                <w:rFonts w:ascii="Arial" w:hAnsi="Arial" w:cs="Arial"/>
                <w:i/>
                <w:iCs/>
                <w:color w:val="FFFFFF" w:themeColor="background1"/>
              </w:rPr>
              <w:t>Infection Anchor</w:t>
            </w:r>
          </w:p>
        </w:tc>
        <w:tc>
          <w:tcPr>
            <w:tcW w:w="1184" w:type="dxa"/>
            <w:shd w:val="clear" w:color="auto" w:fill="EAF1DD" w:themeFill="accent3" w:themeFillTint="33"/>
          </w:tcPr>
          <w:p w14:paraId="1541D5BA" w14:textId="77777777" w:rsidR="00C53E2A" w:rsidRPr="00C53E2A" w:rsidRDefault="00C53E2A" w:rsidP="00E62E57">
            <w:pPr>
              <w:jc w:val="center"/>
              <w:rPr>
                <w:rFonts w:ascii="Arial" w:hAnsi="Arial" w:cs="Arial"/>
              </w:rPr>
            </w:pPr>
            <w:r w:rsidRPr="00C53E2A">
              <w:rPr>
                <w:rFonts w:ascii="Arial" w:hAnsi="Arial" w:cs="Arial"/>
                <w:color w:val="00B050"/>
              </w:rPr>
              <w:t>∆</w:t>
            </w:r>
          </w:p>
        </w:tc>
        <w:tc>
          <w:tcPr>
            <w:tcW w:w="1184" w:type="dxa"/>
            <w:shd w:val="clear" w:color="auto" w:fill="EAF1DD" w:themeFill="accent3" w:themeFillTint="33"/>
          </w:tcPr>
          <w:p w14:paraId="19B0EECE" w14:textId="77777777" w:rsidR="00C53E2A" w:rsidRPr="00C53E2A" w:rsidRDefault="00C53E2A" w:rsidP="00E62E57">
            <w:pPr>
              <w:jc w:val="center"/>
              <w:rPr>
                <w:rFonts w:ascii="Arial" w:hAnsi="Arial" w:cs="Arial"/>
              </w:rPr>
            </w:pPr>
          </w:p>
        </w:tc>
        <w:tc>
          <w:tcPr>
            <w:tcW w:w="1184" w:type="dxa"/>
          </w:tcPr>
          <w:p w14:paraId="33C60B16" w14:textId="77777777" w:rsidR="00C53E2A" w:rsidRPr="00C53E2A" w:rsidRDefault="00C53E2A" w:rsidP="00E62E57">
            <w:pPr>
              <w:jc w:val="center"/>
              <w:rPr>
                <w:rFonts w:ascii="Arial" w:hAnsi="Arial" w:cs="Arial"/>
              </w:rPr>
            </w:pPr>
          </w:p>
        </w:tc>
        <w:tc>
          <w:tcPr>
            <w:tcW w:w="1184" w:type="dxa"/>
          </w:tcPr>
          <w:p w14:paraId="4FA411F3" w14:textId="77777777" w:rsidR="00C53E2A" w:rsidRPr="00C53E2A" w:rsidRDefault="00C53E2A" w:rsidP="00E62E57">
            <w:pPr>
              <w:jc w:val="center"/>
              <w:rPr>
                <w:rFonts w:ascii="Arial" w:hAnsi="Arial" w:cs="Arial"/>
              </w:rPr>
            </w:pPr>
          </w:p>
        </w:tc>
        <w:tc>
          <w:tcPr>
            <w:tcW w:w="1184" w:type="dxa"/>
          </w:tcPr>
          <w:p w14:paraId="645171A4" w14:textId="77777777" w:rsidR="00C53E2A" w:rsidRPr="00C53E2A" w:rsidRDefault="00C53E2A" w:rsidP="00E62E57">
            <w:pPr>
              <w:jc w:val="center"/>
              <w:rPr>
                <w:rFonts w:ascii="Arial" w:hAnsi="Arial" w:cs="Arial"/>
              </w:rPr>
            </w:pPr>
          </w:p>
        </w:tc>
        <w:tc>
          <w:tcPr>
            <w:tcW w:w="1185" w:type="dxa"/>
          </w:tcPr>
          <w:p w14:paraId="23817CAB" w14:textId="77777777" w:rsidR="00C53E2A" w:rsidRPr="00C53E2A" w:rsidRDefault="00C53E2A" w:rsidP="00E62E57">
            <w:pPr>
              <w:jc w:val="center"/>
              <w:rPr>
                <w:rFonts w:ascii="Arial" w:hAnsi="Arial" w:cs="Arial"/>
              </w:rPr>
            </w:pPr>
          </w:p>
        </w:tc>
      </w:tr>
      <w:tr w:rsidR="00C53E2A" w:rsidRPr="00C53E2A" w14:paraId="0542708F" w14:textId="77777777" w:rsidTr="00E62E57">
        <w:tc>
          <w:tcPr>
            <w:tcW w:w="2245" w:type="dxa"/>
            <w:shd w:val="clear" w:color="auto" w:fill="709FDB" w:themeFill="text2" w:themeFillTint="80"/>
          </w:tcPr>
          <w:p w14:paraId="26F4129B" w14:textId="77777777" w:rsidR="00C53E2A" w:rsidRPr="00C53E2A" w:rsidRDefault="00C53E2A" w:rsidP="00E62E57">
            <w:pPr>
              <w:rPr>
                <w:rFonts w:ascii="Arial" w:hAnsi="Arial" w:cs="Arial"/>
                <w:i/>
                <w:iCs/>
                <w:color w:val="FFFFFF" w:themeColor="background1"/>
              </w:rPr>
            </w:pPr>
            <w:r w:rsidRPr="00C53E2A">
              <w:rPr>
                <w:rFonts w:ascii="Arial" w:hAnsi="Arial" w:cs="Arial"/>
                <w:i/>
                <w:iCs/>
                <w:color w:val="FFFFFF" w:themeColor="background1"/>
              </w:rPr>
              <w:t>Infection Onset</w:t>
            </w:r>
          </w:p>
        </w:tc>
        <w:tc>
          <w:tcPr>
            <w:tcW w:w="1184" w:type="dxa"/>
            <w:shd w:val="clear" w:color="auto" w:fill="FFFF00"/>
          </w:tcPr>
          <w:p w14:paraId="7C7A9DC5" w14:textId="77777777" w:rsidR="00C53E2A" w:rsidRPr="00C53E2A" w:rsidRDefault="00C53E2A" w:rsidP="00E62E57">
            <w:pPr>
              <w:jc w:val="center"/>
              <w:rPr>
                <w:rFonts w:ascii="Arial" w:hAnsi="Arial" w:cs="Arial"/>
                <w:b/>
                <w:bCs/>
                <w:color w:val="3071C3" w:themeColor="text2" w:themeTint="BF"/>
              </w:rPr>
            </w:pPr>
            <w:r w:rsidRPr="00C53E2A">
              <w:rPr>
                <w:rFonts w:ascii="Arial" w:hAnsi="Arial" w:cs="Arial"/>
                <w:b/>
                <w:bCs/>
                <w:color w:val="1F497D" w:themeColor="text2"/>
              </w:rPr>
              <w:t xml:space="preserve">◊ </w:t>
            </w:r>
          </w:p>
        </w:tc>
        <w:tc>
          <w:tcPr>
            <w:tcW w:w="1184" w:type="dxa"/>
            <w:shd w:val="clear" w:color="auto" w:fill="FFFF00"/>
          </w:tcPr>
          <w:p w14:paraId="07038A21" w14:textId="77777777" w:rsidR="00C53E2A" w:rsidRPr="00C53E2A" w:rsidRDefault="00C53E2A" w:rsidP="00E62E57">
            <w:pPr>
              <w:jc w:val="center"/>
              <w:rPr>
                <w:rFonts w:ascii="Arial" w:hAnsi="Arial" w:cs="Arial"/>
              </w:rPr>
            </w:pPr>
          </w:p>
        </w:tc>
        <w:tc>
          <w:tcPr>
            <w:tcW w:w="1184" w:type="dxa"/>
          </w:tcPr>
          <w:p w14:paraId="2DD6B555" w14:textId="77777777" w:rsidR="00C53E2A" w:rsidRPr="00C53E2A" w:rsidRDefault="00C53E2A" w:rsidP="00E62E57">
            <w:pPr>
              <w:jc w:val="center"/>
              <w:rPr>
                <w:rFonts w:ascii="Arial" w:hAnsi="Arial" w:cs="Arial"/>
              </w:rPr>
            </w:pPr>
          </w:p>
        </w:tc>
        <w:tc>
          <w:tcPr>
            <w:tcW w:w="1184" w:type="dxa"/>
          </w:tcPr>
          <w:p w14:paraId="20F75134" w14:textId="77777777" w:rsidR="00C53E2A" w:rsidRPr="00C53E2A" w:rsidRDefault="00C53E2A" w:rsidP="00E62E57">
            <w:pPr>
              <w:jc w:val="center"/>
              <w:rPr>
                <w:rFonts w:ascii="Arial" w:hAnsi="Arial" w:cs="Arial"/>
              </w:rPr>
            </w:pPr>
          </w:p>
        </w:tc>
        <w:tc>
          <w:tcPr>
            <w:tcW w:w="1184" w:type="dxa"/>
          </w:tcPr>
          <w:p w14:paraId="4AF2EAC4" w14:textId="77777777" w:rsidR="00C53E2A" w:rsidRPr="00C53E2A" w:rsidRDefault="00C53E2A" w:rsidP="00E62E57">
            <w:pPr>
              <w:jc w:val="center"/>
              <w:rPr>
                <w:rFonts w:ascii="Arial" w:hAnsi="Arial" w:cs="Arial"/>
              </w:rPr>
            </w:pPr>
          </w:p>
        </w:tc>
        <w:tc>
          <w:tcPr>
            <w:tcW w:w="1185" w:type="dxa"/>
          </w:tcPr>
          <w:p w14:paraId="642547DA" w14:textId="77777777" w:rsidR="00C53E2A" w:rsidRPr="00C53E2A" w:rsidRDefault="00C53E2A" w:rsidP="00E62E57">
            <w:pPr>
              <w:jc w:val="center"/>
              <w:rPr>
                <w:rFonts w:ascii="Arial" w:hAnsi="Arial" w:cs="Arial"/>
              </w:rPr>
            </w:pPr>
          </w:p>
        </w:tc>
      </w:tr>
      <w:tr w:rsidR="00C53E2A" w:rsidRPr="00C53E2A" w14:paraId="67E5467D" w14:textId="77777777" w:rsidTr="00E62E57">
        <w:tc>
          <w:tcPr>
            <w:tcW w:w="2245" w:type="dxa"/>
            <w:shd w:val="clear" w:color="auto" w:fill="709FDB" w:themeFill="text2" w:themeFillTint="80"/>
          </w:tcPr>
          <w:p w14:paraId="60E4C2D0" w14:textId="77777777" w:rsidR="00C53E2A" w:rsidRPr="00C53E2A" w:rsidRDefault="00C53E2A" w:rsidP="00E62E57">
            <w:pPr>
              <w:rPr>
                <w:rFonts w:ascii="Arial" w:hAnsi="Arial" w:cs="Arial"/>
                <w:b/>
                <w:bCs/>
                <w:color w:val="FFFFFF" w:themeColor="background1"/>
              </w:rPr>
            </w:pPr>
            <w:r w:rsidRPr="00C53E2A">
              <w:rPr>
                <w:rFonts w:ascii="Arial" w:hAnsi="Arial" w:cs="Arial"/>
                <w:b/>
                <w:bCs/>
                <w:color w:val="FFFFFF" w:themeColor="background1"/>
              </w:rPr>
              <w:t>Sepsis Event Date</w:t>
            </w:r>
          </w:p>
        </w:tc>
        <w:tc>
          <w:tcPr>
            <w:tcW w:w="1184" w:type="dxa"/>
          </w:tcPr>
          <w:p w14:paraId="43128D7D" w14:textId="77777777" w:rsidR="00C53E2A" w:rsidRPr="00C53E2A" w:rsidRDefault="00C53E2A" w:rsidP="00E62E57">
            <w:pPr>
              <w:jc w:val="center"/>
              <w:rPr>
                <w:rFonts w:ascii="Arial" w:hAnsi="Arial" w:cs="Arial"/>
                <w:b/>
                <w:bCs/>
              </w:rPr>
            </w:pPr>
            <w:r w:rsidRPr="00C53E2A">
              <w:rPr>
                <w:rFonts w:ascii="Arial" w:hAnsi="Arial" w:cs="Arial"/>
                <w:b/>
                <w:bCs/>
                <w:color w:val="EE0000"/>
              </w:rPr>
              <w:t>CO-ASE</w:t>
            </w:r>
          </w:p>
        </w:tc>
        <w:tc>
          <w:tcPr>
            <w:tcW w:w="1184" w:type="dxa"/>
          </w:tcPr>
          <w:p w14:paraId="39CACBC7" w14:textId="77777777" w:rsidR="00C53E2A" w:rsidRPr="00C53E2A" w:rsidRDefault="00C53E2A" w:rsidP="00E62E57">
            <w:pPr>
              <w:jc w:val="center"/>
              <w:rPr>
                <w:rFonts w:ascii="Arial" w:hAnsi="Arial" w:cs="Arial"/>
              </w:rPr>
            </w:pPr>
          </w:p>
        </w:tc>
        <w:tc>
          <w:tcPr>
            <w:tcW w:w="1184" w:type="dxa"/>
          </w:tcPr>
          <w:p w14:paraId="33F86331" w14:textId="77777777" w:rsidR="00C53E2A" w:rsidRPr="00C53E2A" w:rsidRDefault="00C53E2A" w:rsidP="00E62E57">
            <w:pPr>
              <w:jc w:val="center"/>
              <w:rPr>
                <w:rFonts w:ascii="Arial" w:hAnsi="Arial" w:cs="Arial"/>
              </w:rPr>
            </w:pPr>
          </w:p>
        </w:tc>
        <w:tc>
          <w:tcPr>
            <w:tcW w:w="1184" w:type="dxa"/>
          </w:tcPr>
          <w:p w14:paraId="5B0216BB" w14:textId="77777777" w:rsidR="00C53E2A" w:rsidRPr="00C53E2A" w:rsidRDefault="00C53E2A" w:rsidP="00E62E57">
            <w:pPr>
              <w:jc w:val="center"/>
              <w:rPr>
                <w:rFonts w:ascii="Arial" w:hAnsi="Arial" w:cs="Arial"/>
              </w:rPr>
            </w:pPr>
          </w:p>
        </w:tc>
        <w:tc>
          <w:tcPr>
            <w:tcW w:w="1184" w:type="dxa"/>
          </w:tcPr>
          <w:p w14:paraId="7A2EEC28" w14:textId="77777777" w:rsidR="00C53E2A" w:rsidRPr="00C53E2A" w:rsidRDefault="00C53E2A" w:rsidP="00E62E57">
            <w:pPr>
              <w:jc w:val="center"/>
              <w:rPr>
                <w:rFonts w:ascii="Arial" w:hAnsi="Arial" w:cs="Arial"/>
              </w:rPr>
            </w:pPr>
          </w:p>
        </w:tc>
        <w:tc>
          <w:tcPr>
            <w:tcW w:w="1185" w:type="dxa"/>
          </w:tcPr>
          <w:p w14:paraId="7526ADC5" w14:textId="77777777" w:rsidR="00C53E2A" w:rsidRPr="00C53E2A" w:rsidRDefault="00C53E2A" w:rsidP="00E62E57">
            <w:pPr>
              <w:jc w:val="center"/>
              <w:rPr>
                <w:rFonts w:ascii="Arial" w:hAnsi="Arial" w:cs="Arial"/>
              </w:rPr>
            </w:pPr>
          </w:p>
        </w:tc>
      </w:tr>
    </w:tbl>
    <w:p w14:paraId="76C37A92" w14:textId="77777777" w:rsidR="00C53E2A" w:rsidRPr="00C53E2A" w:rsidRDefault="00C53E2A" w:rsidP="00C53E2A">
      <w:pPr>
        <w:spacing w:after="0" w:line="240" w:lineRule="auto"/>
        <w:rPr>
          <w:rFonts w:ascii="Arial" w:hAnsi="Arial" w:cs="Arial"/>
          <w:b/>
          <w:bCs/>
        </w:rPr>
      </w:pPr>
    </w:p>
    <w:p w14:paraId="44422036" w14:textId="48FBE4EC" w:rsidR="00C53E2A" w:rsidRPr="00C53E2A" w:rsidRDefault="00C53E2A" w:rsidP="00C53E2A">
      <w:pPr>
        <w:spacing w:after="0" w:line="240" w:lineRule="auto"/>
        <w:rPr>
          <w:rFonts w:ascii="Arial" w:hAnsi="Arial" w:cs="Arial"/>
          <w:b/>
          <w:bCs/>
        </w:rPr>
      </w:pPr>
      <w:r w:rsidRPr="00C53E2A">
        <w:rPr>
          <w:rFonts w:ascii="Arial" w:hAnsi="Arial" w:cs="Arial"/>
          <w:b/>
          <w:bCs/>
        </w:rPr>
        <w:t>Example 2. Community-Onset Sepsis with Death Before 4 QADs</w:t>
      </w:r>
    </w:p>
    <w:p w14:paraId="0B8E0838" w14:textId="77777777" w:rsidR="00C53E2A" w:rsidRPr="00C53E2A" w:rsidRDefault="00C53E2A" w:rsidP="00C53E2A">
      <w:pPr>
        <w:spacing w:after="0" w:line="240" w:lineRule="auto"/>
        <w:rPr>
          <w:rFonts w:ascii="Arial" w:hAnsi="Arial" w:cs="Arial"/>
        </w:rPr>
      </w:pPr>
      <w:r w:rsidRPr="00C53E2A">
        <w:rPr>
          <w:rFonts w:ascii="Arial" w:hAnsi="Arial" w:cs="Arial"/>
          <w:shd w:val="clear" w:color="auto" w:fill="EAF1DD" w:themeFill="accent3" w:themeFillTint="33"/>
        </w:rPr>
        <w:t>Infection Window</w:t>
      </w:r>
      <w:r w:rsidRPr="00C53E2A">
        <w:rPr>
          <w:rFonts w:ascii="Arial" w:hAnsi="Arial" w:cs="Arial"/>
        </w:rPr>
        <w:t xml:space="preserve">  </w:t>
      </w:r>
      <w:r w:rsidRPr="00C53E2A">
        <w:rPr>
          <w:rFonts w:ascii="Arial" w:hAnsi="Arial" w:cs="Arial"/>
          <w:shd w:val="clear" w:color="auto" w:fill="FFFF00"/>
        </w:rPr>
        <w:t>Sepsis Event Window</w:t>
      </w:r>
    </w:p>
    <w:tbl>
      <w:tblPr>
        <w:tblStyle w:val="TableGrid"/>
        <w:tblpPr w:leftFromText="187" w:rightFromText="187" w:vertAnchor="text" w:horzAnchor="margin" w:tblpY="1"/>
        <w:tblW w:w="0" w:type="auto"/>
        <w:tblLook w:val="04A0" w:firstRow="1" w:lastRow="0" w:firstColumn="1" w:lastColumn="0" w:noHBand="0" w:noVBand="1"/>
      </w:tblPr>
      <w:tblGrid>
        <w:gridCol w:w="2245"/>
        <w:gridCol w:w="1184"/>
        <w:gridCol w:w="1184"/>
        <w:gridCol w:w="1184"/>
        <w:gridCol w:w="1184"/>
        <w:gridCol w:w="1184"/>
        <w:gridCol w:w="1185"/>
      </w:tblGrid>
      <w:tr w:rsidR="00700ED6" w:rsidRPr="00C53E2A" w14:paraId="45893703" w14:textId="77777777" w:rsidTr="4E0CB59E">
        <w:tc>
          <w:tcPr>
            <w:tcW w:w="2245" w:type="dxa"/>
            <w:shd w:val="clear" w:color="auto" w:fill="709FDB"/>
          </w:tcPr>
          <w:p w14:paraId="06C64D46" w14:textId="77777777" w:rsidR="00700ED6" w:rsidRPr="00C53E2A" w:rsidRDefault="00700ED6" w:rsidP="00E62E57">
            <w:pPr>
              <w:rPr>
                <w:rFonts w:ascii="Arial" w:hAnsi="Arial" w:cs="Arial"/>
                <w:b/>
                <w:bCs/>
                <w:color w:val="FFFFFF" w:themeColor="background1"/>
              </w:rPr>
            </w:pPr>
            <w:bookmarkStart w:id="13" w:name="_Hlk205647526"/>
          </w:p>
        </w:tc>
        <w:tc>
          <w:tcPr>
            <w:tcW w:w="1184" w:type="dxa"/>
            <w:shd w:val="clear" w:color="auto" w:fill="709FDB"/>
          </w:tcPr>
          <w:p w14:paraId="008F2F3B"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1</w:t>
            </w:r>
          </w:p>
        </w:tc>
        <w:tc>
          <w:tcPr>
            <w:tcW w:w="1184" w:type="dxa"/>
            <w:shd w:val="clear" w:color="auto" w:fill="709FDB"/>
          </w:tcPr>
          <w:p w14:paraId="101391C6"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2</w:t>
            </w:r>
          </w:p>
        </w:tc>
        <w:tc>
          <w:tcPr>
            <w:tcW w:w="1184" w:type="dxa"/>
            <w:shd w:val="clear" w:color="auto" w:fill="709FDB"/>
          </w:tcPr>
          <w:p w14:paraId="59CC1A44"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3</w:t>
            </w:r>
          </w:p>
        </w:tc>
        <w:tc>
          <w:tcPr>
            <w:tcW w:w="1184" w:type="dxa"/>
            <w:shd w:val="clear" w:color="auto" w:fill="709FDB"/>
          </w:tcPr>
          <w:p w14:paraId="06189708"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4</w:t>
            </w:r>
          </w:p>
        </w:tc>
        <w:tc>
          <w:tcPr>
            <w:tcW w:w="1184" w:type="dxa"/>
            <w:shd w:val="clear" w:color="auto" w:fill="709FDB"/>
          </w:tcPr>
          <w:p w14:paraId="7866D47C"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5</w:t>
            </w:r>
          </w:p>
        </w:tc>
        <w:tc>
          <w:tcPr>
            <w:tcW w:w="1185" w:type="dxa"/>
            <w:shd w:val="clear" w:color="auto" w:fill="709FDB"/>
          </w:tcPr>
          <w:p w14:paraId="1BF29D4C"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6</w:t>
            </w:r>
          </w:p>
        </w:tc>
      </w:tr>
      <w:tr w:rsidR="00700ED6" w:rsidRPr="00C53E2A" w14:paraId="4D0B3065" w14:textId="77777777" w:rsidTr="4E0CB59E">
        <w:tc>
          <w:tcPr>
            <w:tcW w:w="2245" w:type="dxa"/>
            <w:shd w:val="clear" w:color="auto" w:fill="709FDB"/>
          </w:tcPr>
          <w:p w14:paraId="3C105617"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Blood culture</w:t>
            </w:r>
          </w:p>
        </w:tc>
        <w:tc>
          <w:tcPr>
            <w:tcW w:w="1184" w:type="dxa"/>
          </w:tcPr>
          <w:p w14:paraId="59C38EB0" w14:textId="77777777" w:rsidR="00700ED6" w:rsidRPr="00C53E2A" w:rsidRDefault="00700ED6" w:rsidP="00E62E57">
            <w:pPr>
              <w:jc w:val="center"/>
              <w:rPr>
                <w:rFonts w:ascii="Arial" w:hAnsi="Arial" w:cs="Arial"/>
                <w:b/>
                <w:bCs/>
              </w:rPr>
            </w:pPr>
          </w:p>
        </w:tc>
        <w:tc>
          <w:tcPr>
            <w:tcW w:w="1184" w:type="dxa"/>
          </w:tcPr>
          <w:p w14:paraId="3E45EA14" w14:textId="77777777" w:rsidR="00700ED6" w:rsidRPr="00C53E2A" w:rsidRDefault="00700ED6" w:rsidP="00E62E57">
            <w:pPr>
              <w:jc w:val="center"/>
              <w:rPr>
                <w:rFonts w:ascii="Arial" w:hAnsi="Arial" w:cs="Arial"/>
              </w:rPr>
            </w:pPr>
          </w:p>
        </w:tc>
        <w:tc>
          <w:tcPr>
            <w:tcW w:w="1184" w:type="dxa"/>
          </w:tcPr>
          <w:p w14:paraId="1B31C993" w14:textId="77777777" w:rsidR="00700ED6" w:rsidRPr="00C53E2A" w:rsidRDefault="00700ED6" w:rsidP="00E62E57">
            <w:pPr>
              <w:jc w:val="center"/>
              <w:rPr>
                <w:rFonts w:ascii="Arial" w:hAnsi="Arial" w:cs="Arial"/>
              </w:rPr>
            </w:pPr>
            <w:r w:rsidRPr="00C53E2A">
              <w:rPr>
                <w:rFonts w:ascii="Segoe UI Symbol" w:hAnsi="Segoe UI Symbol" w:cs="Segoe UI Symbol"/>
                <w:b/>
                <w:bCs/>
                <w:color w:val="EE0000"/>
              </w:rPr>
              <w:t>☑</w:t>
            </w:r>
          </w:p>
        </w:tc>
        <w:tc>
          <w:tcPr>
            <w:tcW w:w="1184" w:type="dxa"/>
          </w:tcPr>
          <w:p w14:paraId="600ECABE" w14:textId="77777777" w:rsidR="00700ED6" w:rsidRPr="00C53E2A" w:rsidRDefault="00700ED6" w:rsidP="00E62E57">
            <w:pPr>
              <w:jc w:val="center"/>
              <w:rPr>
                <w:rFonts w:ascii="Arial" w:hAnsi="Arial" w:cs="Arial"/>
              </w:rPr>
            </w:pPr>
          </w:p>
        </w:tc>
        <w:tc>
          <w:tcPr>
            <w:tcW w:w="1184" w:type="dxa"/>
          </w:tcPr>
          <w:p w14:paraId="3284B9A9" w14:textId="77777777" w:rsidR="00700ED6" w:rsidRPr="00C53E2A" w:rsidRDefault="00700ED6" w:rsidP="00E62E57">
            <w:pPr>
              <w:jc w:val="center"/>
              <w:rPr>
                <w:rFonts w:ascii="Arial" w:hAnsi="Arial" w:cs="Arial"/>
              </w:rPr>
            </w:pPr>
          </w:p>
        </w:tc>
        <w:tc>
          <w:tcPr>
            <w:tcW w:w="1185" w:type="dxa"/>
          </w:tcPr>
          <w:p w14:paraId="28D34BAF" w14:textId="77777777" w:rsidR="00700ED6" w:rsidRPr="00C53E2A" w:rsidRDefault="00700ED6" w:rsidP="00E62E57">
            <w:pPr>
              <w:jc w:val="center"/>
              <w:rPr>
                <w:rFonts w:ascii="Arial" w:hAnsi="Arial" w:cs="Arial"/>
              </w:rPr>
            </w:pPr>
          </w:p>
        </w:tc>
      </w:tr>
      <w:tr w:rsidR="00700ED6" w:rsidRPr="00C53E2A" w14:paraId="37CD80E0" w14:textId="77777777" w:rsidTr="4E0CB59E">
        <w:tc>
          <w:tcPr>
            <w:tcW w:w="2245" w:type="dxa"/>
            <w:shd w:val="clear" w:color="auto" w:fill="709FDB"/>
          </w:tcPr>
          <w:p w14:paraId="414C78E5"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QAD</w:t>
            </w:r>
          </w:p>
        </w:tc>
        <w:tc>
          <w:tcPr>
            <w:tcW w:w="1184" w:type="dxa"/>
          </w:tcPr>
          <w:p w14:paraId="2DC6B9BE" w14:textId="77777777" w:rsidR="00700ED6" w:rsidRPr="00C53E2A" w:rsidRDefault="00700ED6" w:rsidP="00E62E57">
            <w:pPr>
              <w:jc w:val="center"/>
              <w:rPr>
                <w:rFonts w:ascii="Arial" w:hAnsi="Arial" w:cs="Arial"/>
              </w:rPr>
            </w:pPr>
          </w:p>
        </w:tc>
        <w:tc>
          <w:tcPr>
            <w:tcW w:w="1184" w:type="dxa"/>
          </w:tcPr>
          <w:p w14:paraId="3BD06B9D" w14:textId="77777777" w:rsidR="00700ED6" w:rsidRPr="00C53E2A" w:rsidRDefault="00700ED6" w:rsidP="00E62E57">
            <w:pPr>
              <w:jc w:val="center"/>
              <w:rPr>
                <w:rFonts w:ascii="Arial" w:hAnsi="Arial" w:cs="Arial"/>
              </w:rPr>
            </w:pPr>
            <w:r w:rsidRPr="00C53E2A">
              <w:rPr>
                <w:rFonts w:ascii="Arial" w:hAnsi="Arial" w:cs="Arial"/>
                <w:color w:val="9BBB59" w:themeColor="accent3"/>
              </w:rPr>
              <w:t>●</w:t>
            </w:r>
          </w:p>
        </w:tc>
        <w:tc>
          <w:tcPr>
            <w:tcW w:w="1184" w:type="dxa"/>
          </w:tcPr>
          <w:p w14:paraId="45BD4BB6" w14:textId="77777777" w:rsidR="00700ED6" w:rsidRPr="00C53E2A" w:rsidRDefault="00700ED6" w:rsidP="00E62E57">
            <w:pPr>
              <w:tabs>
                <w:tab w:val="center" w:pos="484"/>
              </w:tabs>
              <w:rPr>
                <w:rFonts w:ascii="Arial" w:hAnsi="Arial" w:cs="Arial"/>
              </w:rPr>
            </w:pPr>
            <w:r w:rsidRPr="00C53E2A">
              <w:rPr>
                <w:rFonts w:ascii="Arial" w:hAnsi="Arial" w:cs="Arial"/>
                <w:color w:val="9BBB59" w:themeColor="accent3"/>
              </w:rPr>
              <w:tab/>
              <w:t>●</w:t>
            </w:r>
          </w:p>
        </w:tc>
        <w:tc>
          <w:tcPr>
            <w:tcW w:w="1184" w:type="dxa"/>
          </w:tcPr>
          <w:p w14:paraId="0A0E719E" w14:textId="77777777" w:rsidR="00700ED6" w:rsidRPr="00C53E2A" w:rsidRDefault="00700ED6" w:rsidP="00E62E57">
            <w:pPr>
              <w:jc w:val="center"/>
              <w:rPr>
                <w:rFonts w:ascii="Arial" w:hAnsi="Arial" w:cs="Arial"/>
              </w:rPr>
            </w:pPr>
            <w:r w:rsidRPr="00C53E2A">
              <w:rPr>
                <w:rFonts w:ascii="Arial" w:hAnsi="Arial" w:cs="Arial"/>
                <w:color w:val="9BBB59" w:themeColor="accent3"/>
              </w:rPr>
              <w:t>●</w:t>
            </w:r>
          </w:p>
        </w:tc>
        <w:tc>
          <w:tcPr>
            <w:tcW w:w="1184" w:type="dxa"/>
          </w:tcPr>
          <w:p w14:paraId="67296E79" w14:textId="77777777" w:rsidR="00700ED6" w:rsidRPr="00C53E2A" w:rsidRDefault="00700ED6" w:rsidP="00E62E57">
            <w:pPr>
              <w:jc w:val="center"/>
              <w:rPr>
                <w:rFonts w:ascii="Arial" w:hAnsi="Arial" w:cs="Arial"/>
                <w:b/>
                <w:bCs/>
              </w:rPr>
            </w:pPr>
            <w:r w:rsidRPr="00C53E2A">
              <w:rPr>
                <w:rFonts w:ascii="Arial" w:hAnsi="Arial" w:cs="Arial"/>
                <w:b/>
                <w:bCs/>
              </w:rPr>
              <w:t>DEATH</w:t>
            </w:r>
          </w:p>
        </w:tc>
        <w:tc>
          <w:tcPr>
            <w:tcW w:w="1185" w:type="dxa"/>
          </w:tcPr>
          <w:p w14:paraId="3B7FFB03" w14:textId="77777777" w:rsidR="00700ED6" w:rsidRPr="00C53E2A" w:rsidRDefault="00700ED6" w:rsidP="00E62E57">
            <w:pPr>
              <w:jc w:val="center"/>
              <w:rPr>
                <w:rFonts w:ascii="Arial" w:hAnsi="Arial" w:cs="Arial"/>
              </w:rPr>
            </w:pPr>
          </w:p>
        </w:tc>
      </w:tr>
      <w:tr w:rsidR="00700ED6" w:rsidRPr="00C53E2A" w14:paraId="1687C3C3" w14:textId="77777777" w:rsidTr="4E0CB59E">
        <w:tc>
          <w:tcPr>
            <w:tcW w:w="2245" w:type="dxa"/>
            <w:shd w:val="clear" w:color="auto" w:fill="709FDB"/>
          </w:tcPr>
          <w:p w14:paraId="61D5E298"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Organ Dysfunction</w:t>
            </w:r>
          </w:p>
        </w:tc>
        <w:tc>
          <w:tcPr>
            <w:tcW w:w="1184" w:type="dxa"/>
          </w:tcPr>
          <w:p w14:paraId="6562DD86" w14:textId="77777777" w:rsidR="00700ED6" w:rsidRPr="00C53E2A" w:rsidRDefault="00700ED6" w:rsidP="00E62E57">
            <w:pPr>
              <w:jc w:val="center"/>
              <w:rPr>
                <w:rFonts w:ascii="Arial" w:hAnsi="Arial" w:cs="Arial"/>
              </w:rPr>
            </w:pPr>
          </w:p>
        </w:tc>
        <w:tc>
          <w:tcPr>
            <w:tcW w:w="1184" w:type="dxa"/>
          </w:tcPr>
          <w:p w14:paraId="1CD944A2" w14:textId="77777777" w:rsidR="00700ED6" w:rsidRPr="00C53E2A" w:rsidRDefault="00700ED6" w:rsidP="00E62E57">
            <w:pPr>
              <w:jc w:val="center"/>
              <w:rPr>
                <w:rFonts w:ascii="Arial" w:hAnsi="Arial" w:cs="Arial"/>
                <w:color w:val="FF9900"/>
              </w:rPr>
            </w:pPr>
            <w:r w:rsidRPr="00C53E2A">
              <w:rPr>
                <w:rFonts w:ascii="Segoe UI Symbol" w:hAnsi="Segoe UI Symbol" w:cs="Segoe UI Symbol"/>
                <w:b/>
                <w:bCs/>
                <w:noProof/>
                <w:color w:val="FF9900"/>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t>
            </w:r>
          </w:p>
        </w:tc>
        <w:tc>
          <w:tcPr>
            <w:tcW w:w="1184" w:type="dxa"/>
          </w:tcPr>
          <w:p w14:paraId="562AC45B" w14:textId="77777777" w:rsidR="00700ED6" w:rsidRPr="00C53E2A" w:rsidRDefault="00700ED6" w:rsidP="00E62E57">
            <w:pPr>
              <w:jc w:val="center"/>
              <w:rPr>
                <w:rFonts w:ascii="Arial" w:hAnsi="Arial" w:cs="Arial"/>
              </w:rPr>
            </w:pPr>
          </w:p>
        </w:tc>
        <w:tc>
          <w:tcPr>
            <w:tcW w:w="1184" w:type="dxa"/>
          </w:tcPr>
          <w:p w14:paraId="41BBB82A" w14:textId="77777777" w:rsidR="00700ED6" w:rsidRPr="00C53E2A" w:rsidRDefault="00700ED6" w:rsidP="00E62E57">
            <w:pPr>
              <w:jc w:val="center"/>
              <w:rPr>
                <w:rFonts w:ascii="Arial" w:hAnsi="Arial" w:cs="Arial"/>
              </w:rPr>
            </w:pPr>
          </w:p>
        </w:tc>
        <w:tc>
          <w:tcPr>
            <w:tcW w:w="1184" w:type="dxa"/>
          </w:tcPr>
          <w:p w14:paraId="59950CAE" w14:textId="77777777" w:rsidR="00700ED6" w:rsidRPr="00C53E2A" w:rsidRDefault="00700ED6" w:rsidP="00E62E57">
            <w:pPr>
              <w:jc w:val="center"/>
              <w:rPr>
                <w:rFonts w:ascii="Arial" w:hAnsi="Arial" w:cs="Arial"/>
              </w:rPr>
            </w:pPr>
          </w:p>
        </w:tc>
        <w:tc>
          <w:tcPr>
            <w:tcW w:w="1185" w:type="dxa"/>
          </w:tcPr>
          <w:p w14:paraId="46145EDB" w14:textId="77777777" w:rsidR="00700ED6" w:rsidRPr="00C53E2A" w:rsidRDefault="00700ED6" w:rsidP="00E62E57">
            <w:pPr>
              <w:jc w:val="center"/>
              <w:rPr>
                <w:rFonts w:ascii="Arial" w:hAnsi="Arial" w:cs="Arial"/>
              </w:rPr>
            </w:pPr>
          </w:p>
        </w:tc>
      </w:tr>
      <w:tr w:rsidR="00700ED6" w:rsidRPr="00C53E2A" w14:paraId="4EF46946" w14:textId="77777777" w:rsidTr="4E0CB59E">
        <w:tc>
          <w:tcPr>
            <w:tcW w:w="2245" w:type="dxa"/>
            <w:shd w:val="clear" w:color="auto" w:fill="709FDB"/>
          </w:tcPr>
          <w:p w14:paraId="716DDF43" w14:textId="77777777" w:rsidR="00700ED6" w:rsidRPr="00C53E2A" w:rsidRDefault="00700ED6" w:rsidP="00E62E57">
            <w:pPr>
              <w:rPr>
                <w:rFonts w:ascii="Arial" w:hAnsi="Arial" w:cs="Arial"/>
                <w:i/>
                <w:iCs/>
                <w:color w:val="FFFFFF" w:themeColor="background1"/>
              </w:rPr>
            </w:pPr>
            <w:r w:rsidRPr="00C53E2A">
              <w:rPr>
                <w:rFonts w:ascii="Arial" w:hAnsi="Arial" w:cs="Arial"/>
                <w:i/>
                <w:iCs/>
                <w:color w:val="FFFFFF" w:themeColor="background1"/>
              </w:rPr>
              <w:t>Infection Anchor</w:t>
            </w:r>
          </w:p>
        </w:tc>
        <w:tc>
          <w:tcPr>
            <w:tcW w:w="1184" w:type="dxa"/>
          </w:tcPr>
          <w:p w14:paraId="1F1AFBDD" w14:textId="77777777" w:rsidR="00700ED6" w:rsidRPr="00C53E2A" w:rsidRDefault="00700ED6" w:rsidP="00E62E57">
            <w:pPr>
              <w:jc w:val="center"/>
              <w:rPr>
                <w:rFonts w:ascii="Arial" w:hAnsi="Arial" w:cs="Arial"/>
              </w:rPr>
            </w:pPr>
          </w:p>
        </w:tc>
        <w:tc>
          <w:tcPr>
            <w:tcW w:w="1184" w:type="dxa"/>
            <w:shd w:val="clear" w:color="auto" w:fill="EAF1DD" w:themeFill="accent3" w:themeFillTint="33"/>
          </w:tcPr>
          <w:p w14:paraId="693CFDC3" w14:textId="77777777" w:rsidR="00700ED6" w:rsidRPr="00C53E2A" w:rsidRDefault="00700ED6" w:rsidP="00E62E57">
            <w:pPr>
              <w:jc w:val="center"/>
              <w:rPr>
                <w:rFonts w:ascii="Arial" w:hAnsi="Arial" w:cs="Arial"/>
              </w:rPr>
            </w:pPr>
          </w:p>
        </w:tc>
        <w:tc>
          <w:tcPr>
            <w:tcW w:w="1184" w:type="dxa"/>
            <w:shd w:val="clear" w:color="auto" w:fill="EAF1DD" w:themeFill="accent3" w:themeFillTint="33"/>
          </w:tcPr>
          <w:p w14:paraId="63E00FAF" w14:textId="77777777" w:rsidR="00700ED6" w:rsidRPr="00C53E2A" w:rsidRDefault="00700ED6" w:rsidP="00E62E57">
            <w:pPr>
              <w:jc w:val="center"/>
              <w:rPr>
                <w:rFonts w:ascii="Arial" w:hAnsi="Arial" w:cs="Arial"/>
              </w:rPr>
            </w:pPr>
            <w:r w:rsidRPr="00C53E2A">
              <w:rPr>
                <w:rFonts w:ascii="Arial" w:hAnsi="Arial" w:cs="Arial"/>
                <w:color w:val="9BBB59" w:themeColor="accent3"/>
              </w:rPr>
              <w:t>∆</w:t>
            </w:r>
          </w:p>
        </w:tc>
        <w:tc>
          <w:tcPr>
            <w:tcW w:w="1184" w:type="dxa"/>
            <w:shd w:val="clear" w:color="auto" w:fill="EAF1DD" w:themeFill="accent3" w:themeFillTint="33"/>
          </w:tcPr>
          <w:p w14:paraId="25C6915B" w14:textId="77777777" w:rsidR="00700ED6" w:rsidRPr="00C53E2A" w:rsidRDefault="00700ED6" w:rsidP="00E62E57">
            <w:pPr>
              <w:jc w:val="center"/>
              <w:rPr>
                <w:rFonts w:ascii="Arial" w:hAnsi="Arial" w:cs="Arial"/>
              </w:rPr>
            </w:pPr>
          </w:p>
        </w:tc>
        <w:tc>
          <w:tcPr>
            <w:tcW w:w="1184" w:type="dxa"/>
          </w:tcPr>
          <w:p w14:paraId="4DC30F4C" w14:textId="77777777" w:rsidR="00700ED6" w:rsidRPr="00C53E2A" w:rsidRDefault="00700ED6" w:rsidP="00E62E57">
            <w:pPr>
              <w:jc w:val="center"/>
              <w:rPr>
                <w:rFonts w:ascii="Arial" w:hAnsi="Arial" w:cs="Arial"/>
              </w:rPr>
            </w:pPr>
          </w:p>
        </w:tc>
        <w:tc>
          <w:tcPr>
            <w:tcW w:w="1185" w:type="dxa"/>
          </w:tcPr>
          <w:p w14:paraId="4F2EBC23" w14:textId="77777777" w:rsidR="00700ED6" w:rsidRPr="00C53E2A" w:rsidRDefault="00700ED6" w:rsidP="00E62E57">
            <w:pPr>
              <w:jc w:val="center"/>
              <w:rPr>
                <w:rFonts w:ascii="Arial" w:hAnsi="Arial" w:cs="Arial"/>
              </w:rPr>
            </w:pPr>
          </w:p>
        </w:tc>
      </w:tr>
      <w:tr w:rsidR="00700ED6" w:rsidRPr="00C53E2A" w14:paraId="70D05EFD" w14:textId="77777777" w:rsidTr="4E0CB59E">
        <w:tc>
          <w:tcPr>
            <w:tcW w:w="2245" w:type="dxa"/>
            <w:shd w:val="clear" w:color="auto" w:fill="709FDB"/>
          </w:tcPr>
          <w:p w14:paraId="1177851D" w14:textId="77777777" w:rsidR="00700ED6" w:rsidRPr="00C53E2A" w:rsidRDefault="00700ED6" w:rsidP="00E62E57">
            <w:pPr>
              <w:rPr>
                <w:rFonts w:ascii="Arial" w:hAnsi="Arial" w:cs="Arial"/>
                <w:i/>
                <w:iCs/>
                <w:color w:val="FFFFFF" w:themeColor="background1"/>
              </w:rPr>
            </w:pPr>
            <w:r w:rsidRPr="00C53E2A">
              <w:rPr>
                <w:rFonts w:ascii="Arial" w:hAnsi="Arial" w:cs="Arial"/>
                <w:i/>
                <w:iCs/>
                <w:color w:val="FFFFFF" w:themeColor="background1"/>
              </w:rPr>
              <w:t>Infection Onset</w:t>
            </w:r>
          </w:p>
        </w:tc>
        <w:tc>
          <w:tcPr>
            <w:tcW w:w="1184" w:type="dxa"/>
            <w:shd w:val="clear" w:color="auto" w:fill="FFFF00"/>
          </w:tcPr>
          <w:p w14:paraId="313A657B" w14:textId="77777777" w:rsidR="00700ED6" w:rsidRPr="00C53E2A" w:rsidRDefault="00700ED6" w:rsidP="00E62E57">
            <w:pPr>
              <w:jc w:val="center"/>
              <w:rPr>
                <w:rFonts w:ascii="Arial" w:hAnsi="Arial" w:cs="Arial"/>
              </w:rPr>
            </w:pPr>
          </w:p>
        </w:tc>
        <w:tc>
          <w:tcPr>
            <w:tcW w:w="1184" w:type="dxa"/>
            <w:shd w:val="clear" w:color="auto" w:fill="FFFF00"/>
          </w:tcPr>
          <w:p w14:paraId="2853DF26" w14:textId="77777777" w:rsidR="00700ED6" w:rsidRPr="00C53E2A" w:rsidRDefault="00700ED6" w:rsidP="00E62E57">
            <w:pPr>
              <w:jc w:val="center"/>
              <w:rPr>
                <w:rFonts w:ascii="Arial" w:hAnsi="Arial" w:cs="Arial"/>
              </w:rPr>
            </w:pPr>
            <w:r w:rsidRPr="00C53E2A">
              <w:rPr>
                <w:rFonts w:ascii="Arial" w:hAnsi="Arial" w:cs="Arial"/>
                <w:color w:val="3071C3" w:themeColor="text2" w:themeTint="BF"/>
              </w:rPr>
              <w:t>◊</w:t>
            </w:r>
          </w:p>
        </w:tc>
        <w:tc>
          <w:tcPr>
            <w:tcW w:w="1184" w:type="dxa"/>
            <w:shd w:val="clear" w:color="auto" w:fill="FFFF00"/>
          </w:tcPr>
          <w:p w14:paraId="34A488E0" w14:textId="77777777" w:rsidR="00700ED6" w:rsidRPr="00C53E2A" w:rsidRDefault="00700ED6" w:rsidP="00E62E57">
            <w:pPr>
              <w:jc w:val="center"/>
              <w:rPr>
                <w:rFonts w:ascii="Arial" w:hAnsi="Arial" w:cs="Arial"/>
              </w:rPr>
            </w:pPr>
          </w:p>
        </w:tc>
        <w:tc>
          <w:tcPr>
            <w:tcW w:w="1184" w:type="dxa"/>
          </w:tcPr>
          <w:p w14:paraId="2723CB93" w14:textId="77777777" w:rsidR="00700ED6" w:rsidRPr="00C53E2A" w:rsidRDefault="00700ED6" w:rsidP="00E62E57">
            <w:pPr>
              <w:jc w:val="center"/>
              <w:rPr>
                <w:rFonts w:ascii="Arial" w:hAnsi="Arial" w:cs="Arial"/>
              </w:rPr>
            </w:pPr>
          </w:p>
        </w:tc>
        <w:tc>
          <w:tcPr>
            <w:tcW w:w="1184" w:type="dxa"/>
          </w:tcPr>
          <w:p w14:paraId="234583D8" w14:textId="77777777" w:rsidR="00700ED6" w:rsidRPr="00C53E2A" w:rsidRDefault="00700ED6" w:rsidP="00E62E57">
            <w:pPr>
              <w:jc w:val="center"/>
              <w:rPr>
                <w:rFonts w:ascii="Arial" w:hAnsi="Arial" w:cs="Arial"/>
              </w:rPr>
            </w:pPr>
          </w:p>
        </w:tc>
        <w:tc>
          <w:tcPr>
            <w:tcW w:w="1185" w:type="dxa"/>
          </w:tcPr>
          <w:p w14:paraId="3CDFCD36" w14:textId="77777777" w:rsidR="00700ED6" w:rsidRPr="00C53E2A" w:rsidRDefault="00700ED6" w:rsidP="00E62E57">
            <w:pPr>
              <w:jc w:val="center"/>
              <w:rPr>
                <w:rFonts w:ascii="Arial" w:hAnsi="Arial" w:cs="Arial"/>
              </w:rPr>
            </w:pPr>
          </w:p>
        </w:tc>
      </w:tr>
      <w:tr w:rsidR="00700ED6" w:rsidRPr="00C53E2A" w14:paraId="542CD918" w14:textId="77777777" w:rsidTr="4E0CB59E">
        <w:tc>
          <w:tcPr>
            <w:tcW w:w="2245" w:type="dxa"/>
            <w:shd w:val="clear" w:color="auto" w:fill="709FDB"/>
          </w:tcPr>
          <w:p w14:paraId="04D90FF7"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Sepsis Event Date</w:t>
            </w:r>
          </w:p>
        </w:tc>
        <w:tc>
          <w:tcPr>
            <w:tcW w:w="1184" w:type="dxa"/>
          </w:tcPr>
          <w:p w14:paraId="16463A8B" w14:textId="77777777" w:rsidR="00700ED6" w:rsidRPr="00C53E2A" w:rsidRDefault="00700ED6" w:rsidP="00E62E57">
            <w:pPr>
              <w:jc w:val="center"/>
              <w:rPr>
                <w:rFonts w:ascii="Arial" w:hAnsi="Arial" w:cs="Arial"/>
                <w:b/>
                <w:bCs/>
              </w:rPr>
            </w:pPr>
          </w:p>
        </w:tc>
        <w:tc>
          <w:tcPr>
            <w:tcW w:w="1184" w:type="dxa"/>
          </w:tcPr>
          <w:p w14:paraId="1F40A8BC" w14:textId="77777777" w:rsidR="00700ED6" w:rsidRPr="00C53E2A" w:rsidRDefault="00700ED6" w:rsidP="00E62E57">
            <w:pPr>
              <w:jc w:val="center"/>
              <w:rPr>
                <w:rFonts w:ascii="Arial" w:hAnsi="Arial" w:cs="Arial"/>
              </w:rPr>
            </w:pPr>
            <w:r w:rsidRPr="00C53E2A">
              <w:rPr>
                <w:rFonts w:ascii="Arial" w:hAnsi="Arial" w:cs="Arial"/>
                <w:b/>
                <w:bCs/>
                <w:color w:val="EE0000"/>
              </w:rPr>
              <w:t>CO-ASE</w:t>
            </w:r>
          </w:p>
        </w:tc>
        <w:tc>
          <w:tcPr>
            <w:tcW w:w="1184" w:type="dxa"/>
          </w:tcPr>
          <w:p w14:paraId="0E95FDA8" w14:textId="77777777" w:rsidR="00700ED6" w:rsidRPr="00C53E2A" w:rsidRDefault="00700ED6" w:rsidP="00E62E57">
            <w:pPr>
              <w:jc w:val="center"/>
              <w:rPr>
                <w:rFonts w:ascii="Arial" w:hAnsi="Arial" w:cs="Arial"/>
              </w:rPr>
            </w:pPr>
          </w:p>
        </w:tc>
        <w:tc>
          <w:tcPr>
            <w:tcW w:w="1184" w:type="dxa"/>
          </w:tcPr>
          <w:p w14:paraId="2B30C2D7" w14:textId="77777777" w:rsidR="00700ED6" w:rsidRPr="00C53E2A" w:rsidRDefault="00700ED6" w:rsidP="00E62E57">
            <w:pPr>
              <w:jc w:val="center"/>
              <w:rPr>
                <w:rFonts w:ascii="Arial" w:hAnsi="Arial" w:cs="Arial"/>
              </w:rPr>
            </w:pPr>
          </w:p>
        </w:tc>
        <w:tc>
          <w:tcPr>
            <w:tcW w:w="1184" w:type="dxa"/>
          </w:tcPr>
          <w:p w14:paraId="08AF7D69" w14:textId="77777777" w:rsidR="00700ED6" w:rsidRPr="00C53E2A" w:rsidRDefault="00700ED6" w:rsidP="00E62E57">
            <w:pPr>
              <w:jc w:val="center"/>
              <w:rPr>
                <w:rFonts w:ascii="Arial" w:hAnsi="Arial" w:cs="Arial"/>
              </w:rPr>
            </w:pPr>
          </w:p>
        </w:tc>
        <w:tc>
          <w:tcPr>
            <w:tcW w:w="1185" w:type="dxa"/>
          </w:tcPr>
          <w:p w14:paraId="4F6AEDAD" w14:textId="77777777" w:rsidR="00700ED6" w:rsidRPr="00C53E2A" w:rsidRDefault="00700ED6" w:rsidP="00E62E57">
            <w:pPr>
              <w:jc w:val="center"/>
              <w:rPr>
                <w:rFonts w:ascii="Arial" w:hAnsi="Arial" w:cs="Arial"/>
              </w:rPr>
            </w:pPr>
          </w:p>
        </w:tc>
      </w:tr>
    </w:tbl>
    <w:bookmarkEnd w:id="13"/>
    <w:p w14:paraId="2A486022" w14:textId="77777777" w:rsidR="00C53E2A" w:rsidRPr="00C53E2A" w:rsidRDefault="00C53E2A" w:rsidP="00C53E2A">
      <w:pPr>
        <w:spacing w:after="0" w:line="240" w:lineRule="auto"/>
        <w:rPr>
          <w:rFonts w:ascii="Arial" w:hAnsi="Arial" w:cs="Arial"/>
          <w:b/>
          <w:bCs/>
        </w:rPr>
      </w:pPr>
      <w:r w:rsidRPr="00C53E2A">
        <w:rPr>
          <w:rFonts w:ascii="Arial" w:hAnsi="Arial" w:cs="Arial"/>
          <w:b/>
          <w:bCs/>
        </w:rPr>
        <w:t>Example 3. Community-Onset Sepsis with Principal Infection Diagnosis as Infection Anchor</w:t>
      </w:r>
    </w:p>
    <w:p w14:paraId="2F75943C" w14:textId="77777777" w:rsidR="00C53E2A" w:rsidRPr="00C53E2A" w:rsidRDefault="00C53E2A" w:rsidP="00C53E2A">
      <w:pPr>
        <w:spacing w:after="0" w:line="240" w:lineRule="auto"/>
        <w:rPr>
          <w:rFonts w:ascii="Arial" w:hAnsi="Arial" w:cs="Arial"/>
        </w:rPr>
      </w:pPr>
      <w:r w:rsidRPr="00C53E2A">
        <w:rPr>
          <w:rFonts w:ascii="Arial" w:hAnsi="Arial" w:cs="Arial"/>
          <w:shd w:val="clear" w:color="auto" w:fill="EAF1DD" w:themeFill="accent3" w:themeFillTint="33"/>
        </w:rPr>
        <w:t>Infection Window</w:t>
      </w:r>
      <w:r w:rsidRPr="00C53E2A">
        <w:rPr>
          <w:rFonts w:ascii="Arial" w:hAnsi="Arial" w:cs="Arial"/>
        </w:rPr>
        <w:t xml:space="preserve">  </w:t>
      </w:r>
      <w:r w:rsidRPr="00C53E2A">
        <w:rPr>
          <w:rFonts w:ascii="Arial" w:hAnsi="Arial" w:cs="Arial"/>
          <w:shd w:val="clear" w:color="auto" w:fill="FFFF00"/>
        </w:rPr>
        <w:t>Sepsis Event Window</w:t>
      </w:r>
    </w:p>
    <w:tbl>
      <w:tblPr>
        <w:tblStyle w:val="TableGrid"/>
        <w:tblpPr w:leftFromText="187" w:rightFromText="187" w:vertAnchor="text" w:horzAnchor="margin" w:tblpY="1"/>
        <w:tblW w:w="9350" w:type="dxa"/>
        <w:tblLook w:val="04A0" w:firstRow="1" w:lastRow="0" w:firstColumn="1" w:lastColumn="0" w:noHBand="0" w:noVBand="1"/>
      </w:tblPr>
      <w:tblGrid>
        <w:gridCol w:w="2245"/>
        <w:gridCol w:w="1184"/>
        <w:gridCol w:w="1184"/>
        <w:gridCol w:w="1184"/>
        <w:gridCol w:w="1184"/>
        <w:gridCol w:w="1184"/>
        <w:gridCol w:w="1185"/>
      </w:tblGrid>
      <w:tr w:rsidR="00700ED6" w:rsidRPr="00C53E2A" w14:paraId="3AEEFCCF" w14:textId="77777777" w:rsidTr="00E62E57">
        <w:tc>
          <w:tcPr>
            <w:tcW w:w="2245" w:type="dxa"/>
            <w:shd w:val="clear" w:color="auto" w:fill="709FDB" w:themeFill="text2" w:themeFillTint="80"/>
          </w:tcPr>
          <w:p w14:paraId="36D23848" w14:textId="77777777" w:rsidR="00700ED6" w:rsidRPr="00C53E2A" w:rsidRDefault="00700ED6" w:rsidP="00E62E57">
            <w:pPr>
              <w:rPr>
                <w:rFonts w:ascii="Arial" w:hAnsi="Arial" w:cs="Arial"/>
                <w:b/>
                <w:bCs/>
                <w:color w:val="FFFFFF" w:themeColor="background1"/>
              </w:rPr>
            </w:pPr>
          </w:p>
        </w:tc>
        <w:tc>
          <w:tcPr>
            <w:tcW w:w="1184" w:type="dxa"/>
            <w:shd w:val="clear" w:color="auto" w:fill="709FDB" w:themeFill="text2" w:themeFillTint="80"/>
          </w:tcPr>
          <w:p w14:paraId="39C5E8D0"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1</w:t>
            </w:r>
          </w:p>
        </w:tc>
        <w:tc>
          <w:tcPr>
            <w:tcW w:w="1184" w:type="dxa"/>
            <w:shd w:val="clear" w:color="auto" w:fill="709FDB" w:themeFill="text2" w:themeFillTint="80"/>
          </w:tcPr>
          <w:p w14:paraId="7881586A"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2</w:t>
            </w:r>
          </w:p>
        </w:tc>
        <w:tc>
          <w:tcPr>
            <w:tcW w:w="1184" w:type="dxa"/>
            <w:shd w:val="clear" w:color="auto" w:fill="709FDB" w:themeFill="text2" w:themeFillTint="80"/>
          </w:tcPr>
          <w:p w14:paraId="1529C715"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3</w:t>
            </w:r>
          </w:p>
        </w:tc>
        <w:tc>
          <w:tcPr>
            <w:tcW w:w="1184" w:type="dxa"/>
            <w:shd w:val="clear" w:color="auto" w:fill="709FDB" w:themeFill="text2" w:themeFillTint="80"/>
          </w:tcPr>
          <w:p w14:paraId="7EC72BBE"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4</w:t>
            </w:r>
          </w:p>
        </w:tc>
        <w:tc>
          <w:tcPr>
            <w:tcW w:w="1184" w:type="dxa"/>
            <w:shd w:val="clear" w:color="auto" w:fill="709FDB" w:themeFill="text2" w:themeFillTint="80"/>
          </w:tcPr>
          <w:p w14:paraId="39E6244A"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5</w:t>
            </w:r>
          </w:p>
        </w:tc>
        <w:tc>
          <w:tcPr>
            <w:tcW w:w="1185" w:type="dxa"/>
            <w:shd w:val="clear" w:color="auto" w:fill="709FDB" w:themeFill="text2" w:themeFillTint="80"/>
          </w:tcPr>
          <w:p w14:paraId="4D0B05EC"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6</w:t>
            </w:r>
          </w:p>
        </w:tc>
      </w:tr>
      <w:tr w:rsidR="00700ED6" w:rsidRPr="00C53E2A" w14:paraId="2AE70EA3" w14:textId="77777777" w:rsidTr="00E62E57">
        <w:tc>
          <w:tcPr>
            <w:tcW w:w="2245" w:type="dxa"/>
            <w:shd w:val="clear" w:color="auto" w:fill="709FDB" w:themeFill="text2" w:themeFillTint="80"/>
          </w:tcPr>
          <w:p w14:paraId="7D657560"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Blood culture</w:t>
            </w:r>
          </w:p>
        </w:tc>
        <w:tc>
          <w:tcPr>
            <w:tcW w:w="7105" w:type="dxa"/>
            <w:gridSpan w:val="6"/>
          </w:tcPr>
          <w:p w14:paraId="3854DE75" w14:textId="77777777" w:rsidR="00700ED6" w:rsidRPr="00C53E2A" w:rsidRDefault="00700ED6" w:rsidP="00E62E57">
            <w:pPr>
              <w:jc w:val="center"/>
              <w:rPr>
                <w:rFonts w:ascii="Arial" w:hAnsi="Arial" w:cs="Arial"/>
              </w:rPr>
            </w:pPr>
            <w:r w:rsidRPr="00C53E2A">
              <w:rPr>
                <w:rFonts w:ascii="Arial" w:hAnsi="Arial" w:cs="Arial"/>
              </w:rPr>
              <w:t>No Blood Culture, but Principal Dx = Infection</w:t>
            </w:r>
          </w:p>
        </w:tc>
      </w:tr>
      <w:tr w:rsidR="00700ED6" w:rsidRPr="00C53E2A" w14:paraId="2DE0AD83" w14:textId="77777777" w:rsidTr="00E62E57">
        <w:tc>
          <w:tcPr>
            <w:tcW w:w="2245" w:type="dxa"/>
            <w:shd w:val="clear" w:color="auto" w:fill="709FDB" w:themeFill="text2" w:themeFillTint="80"/>
          </w:tcPr>
          <w:p w14:paraId="7D295EC6"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QAD</w:t>
            </w:r>
          </w:p>
        </w:tc>
        <w:tc>
          <w:tcPr>
            <w:tcW w:w="1184" w:type="dxa"/>
          </w:tcPr>
          <w:p w14:paraId="3725D0C9" w14:textId="77777777" w:rsidR="00700ED6" w:rsidRPr="00C53E2A" w:rsidRDefault="00700ED6" w:rsidP="00E62E57">
            <w:pPr>
              <w:jc w:val="center"/>
              <w:rPr>
                <w:rFonts w:ascii="Arial" w:hAnsi="Arial" w:cs="Arial"/>
              </w:rPr>
            </w:pPr>
          </w:p>
        </w:tc>
        <w:tc>
          <w:tcPr>
            <w:tcW w:w="1184" w:type="dxa"/>
          </w:tcPr>
          <w:p w14:paraId="40C7766D" w14:textId="77777777" w:rsidR="00700ED6" w:rsidRPr="00C53E2A" w:rsidRDefault="00700ED6" w:rsidP="00E62E57">
            <w:pPr>
              <w:jc w:val="center"/>
              <w:rPr>
                <w:rFonts w:ascii="Arial" w:hAnsi="Arial" w:cs="Arial"/>
                <w:color w:val="00B050"/>
              </w:rPr>
            </w:pPr>
            <w:r w:rsidRPr="00C53E2A">
              <w:rPr>
                <w:rFonts w:ascii="Arial" w:hAnsi="Arial" w:cs="Arial"/>
                <w:color w:val="00B050"/>
              </w:rPr>
              <w:t>●</w:t>
            </w:r>
          </w:p>
        </w:tc>
        <w:tc>
          <w:tcPr>
            <w:tcW w:w="1184" w:type="dxa"/>
          </w:tcPr>
          <w:p w14:paraId="3F171169" w14:textId="77777777" w:rsidR="00700ED6" w:rsidRPr="00C53E2A" w:rsidRDefault="00700ED6" w:rsidP="00E62E57">
            <w:pPr>
              <w:tabs>
                <w:tab w:val="center" w:pos="484"/>
              </w:tabs>
              <w:rPr>
                <w:rFonts w:ascii="Arial" w:hAnsi="Arial" w:cs="Arial"/>
                <w:color w:val="00B050"/>
              </w:rPr>
            </w:pPr>
            <w:r w:rsidRPr="00C53E2A">
              <w:rPr>
                <w:rFonts w:ascii="Arial" w:hAnsi="Arial" w:cs="Arial"/>
                <w:color w:val="00B050"/>
              </w:rPr>
              <w:tab/>
              <w:t>●</w:t>
            </w:r>
          </w:p>
        </w:tc>
        <w:tc>
          <w:tcPr>
            <w:tcW w:w="1184" w:type="dxa"/>
          </w:tcPr>
          <w:p w14:paraId="7303AC81" w14:textId="77777777" w:rsidR="00700ED6" w:rsidRPr="00C53E2A" w:rsidRDefault="00700ED6" w:rsidP="00E62E57">
            <w:pPr>
              <w:jc w:val="center"/>
              <w:rPr>
                <w:rFonts w:ascii="Arial" w:hAnsi="Arial" w:cs="Arial"/>
                <w:color w:val="00B050"/>
              </w:rPr>
            </w:pPr>
            <w:r w:rsidRPr="00C53E2A">
              <w:rPr>
                <w:rFonts w:ascii="Arial" w:hAnsi="Arial" w:cs="Arial"/>
                <w:color w:val="00B050"/>
              </w:rPr>
              <w:t>●</w:t>
            </w:r>
          </w:p>
        </w:tc>
        <w:tc>
          <w:tcPr>
            <w:tcW w:w="1184" w:type="dxa"/>
          </w:tcPr>
          <w:p w14:paraId="6EFDB604" w14:textId="77777777" w:rsidR="00700ED6" w:rsidRPr="00C53E2A" w:rsidRDefault="00700ED6" w:rsidP="00E62E57">
            <w:pPr>
              <w:jc w:val="center"/>
              <w:rPr>
                <w:rFonts w:ascii="Arial" w:hAnsi="Arial" w:cs="Arial"/>
                <w:b/>
                <w:bCs/>
              </w:rPr>
            </w:pPr>
            <w:r w:rsidRPr="00C53E2A">
              <w:rPr>
                <w:rFonts w:ascii="Arial" w:hAnsi="Arial" w:cs="Arial"/>
                <w:color w:val="00B050"/>
              </w:rPr>
              <w:t>●</w:t>
            </w:r>
          </w:p>
        </w:tc>
        <w:tc>
          <w:tcPr>
            <w:tcW w:w="1185" w:type="dxa"/>
          </w:tcPr>
          <w:p w14:paraId="163C99B0" w14:textId="77777777" w:rsidR="00700ED6" w:rsidRPr="00C53E2A" w:rsidRDefault="00700ED6" w:rsidP="00E62E57">
            <w:pPr>
              <w:jc w:val="center"/>
              <w:rPr>
                <w:rFonts w:ascii="Arial" w:hAnsi="Arial" w:cs="Arial"/>
              </w:rPr>
            </w:pPr>
          </w:p>
        </w:tc>
      </w:tr>
      <w:tr w:rsidR="00700ED6" w:rsidRPr="00C53E2A" w14:paraId="0E84DCFF" w14:textId="77777777" w:rsidTr="00E62E57">
        <w:tc>
          <w:tcPr>
            <w:tcW w:w="2245" w:type="dxa"/>
            <w:shd w:val="clear" w:color="auto" w:fill="709FDB" w:themeFill="text2" w:themeFillTint="80"/>
          </w:tcPr>
          <w:p w14:paraId="1F6D3363"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Organ Dysfunction</w:t>
            </w:r>
          </w:p>
        </w:tc>
        <w:tc>
          <w:tcPr>
            <w:tcW w:w="1184" w:type="dxa"/>
            <w:tcBorders>
              <w:bottom w:val="single" w:sz="4" w:space="0" w:color="auto"/>
            </w:tcBorders>
          </w:tcPr>
          <w:p w14:paraId="3B592AAB" w14:textId="77777777" w:rsidR="00700ED6" w:rsidRPr="00C53E2A" w:rsidRDefault="00700ED6" w:rsidP="00E62E57">
            <w:pPr>
              <w:jc w:val="center"/>
              <w:rPr>
                <w:rFonts w:ascii="Arial" w:hAnsi="Arial" w:cs="Arial"/>
              </w:rPr>
            </w:pPr>
          </w:p>
        </w:tc>
        <w:tc>
          <w:tcPr>
            <w:tcW w:w="1184" w:type="dxa"/>
            <w:tcBorders>
              <w:bottom w:val="single" w:sz="4" w:space="0" w:color="auto"/>
            </w:tcBorders>
          </w:tcPr>
          <w:p w14:paraId="66C6A375" w14:textId="77777777" w:rsidR="00700ED6" w:rsidRPr="00C53E2A" w:rsidRDefault="00700ED6" w:rsidP="00E62E57">
            <w:pPr>
              <w:jc w:val="center"/>
              <w:rPr>
                <w:rFonts w:ascii="Arial" w:hAnsi="Arial" w:cs="Arial"/>
                <w:color w:val="FF9900"/>
              </w:rPr>
            </w:pPr>
            <w:r w:rsidRPr="00C53E2A">
              <w:rPr>
                <w:rFonts w:ascii="Segoe UI Symbol" w:hAnsi="Segoe UI Symbol" w:cs="Segoe UI Symbol"/>
                <w:b/>
                <w:bCs/>
                <w:noProof/>
                <w:color w:val="FF9900"/>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t>
            </w:r>
          </w:p>
        </w:tc>
        <w:tc>
          <w:tcPr>
            <w:tcW w:w="1184" w:type="dxa"/>
            <w:tcBorders>
              <w:bottom w:val="single" w:sz="4" w:space="0" w:color="auto"/>
            </w:tcBorders>
          </w:tcPr>
          <w:p w14:paraId="6D79A853" w14:textId="77777777" w:rsidR="00700ED6" w:rsidRPr="00C53E2A" w:rsidRDefault="00700ED6" w:rsidP="00E62E57">
            <w:pPr>
              <w:jc w:val="center"/>
              <w:rPr>
                <w:rFonts w:ascii="Arial" w:hAnsi="Arial" w:cs="Arial"/>
              </w:rPr>
            </w:pPr>
          </w:p>
        </w:tc>
        <w:tc>
          <w:tcPr>
            <w:tcW w:w="1184" w:type="dxa"/>
            <w:tcBorders>
              <w:bottom w:val="single" w:sz="4" w:space="0" w:color="auto"/>
            </w:tcBorders>
          </w:tcPr>
          <w:p w14:paraId="6F3B7CC6" w14:textId="77777777" w:rsidR="00700ED6" w:rsidRPr="00C53E2A" w:rsidRDefault="00700ED6" w:rsidP="00E62E57">
            <w:pPr>
              <w:jc w:val="center"/>
              <w:rPr>
                <w:rFonts w:ascii="Arial" w:hAnsi="Arial" w:cs="Arial"/>
              </w:rPr>
            </w:pPr>
          </w:p>
        </w:tc>
        <w:tc>
          <w:tcPr>
            <w:tcW w:w="1184" w:type="dxa"/>
          </w:tcPr>
          <w:p w14:paraId="582EA540" w14:textId="77777777" w:rsidR="00700ED6" w:rsidRPr="00C53E2A" w:rsidRDefault="00700ED6" w:rsidP="00E62E57">
            <w:pPr>
              <w:jc w:val="center"/>
              <w:rPr>
                <w:rFonts w:ascii="Arial" w:hAnsi="Arial" w:cs="Arial"/>
              </w:rPr>
            </w:pPr>
          </w:p>
        </w:tc>
        <w:tc>
          <w:tcPr>
            <w:tcW w:w="1185" w:type="dxa"/>
          </w:tcPr>
          <w:p w14:paraId="108662B1" w14:textId="77777777" w:rsidR="00700ED6" w:rsidRPr="00C53E2A" w:rsidRDefault="00700ED6" w:rsidP="00E62E57">
            <w:pPr>
              <w:jc w:val="center"/>
              <w:rPr>
                <w:rFonts w:ascii="Arial" w:hAnsi="Arial" w:cs="Arial"/>
              </w:rPr>
            </w:pPr>
          </w:p>
        </w:tc>
      </w:tr>
      <w:tr w:rsidR="00700ED6" w:rsidRPr="00C53E2A" w14:paraId="101545B6" w14:textId="77777777" w:rsidTr="00E62E57">
        <w:tc>
          <w:tcPr>
            <w:tcW w:w="2245" w:type="dxa"/>
            <w:shd w:val="clear" w:color="auto" w:fill="709FDB" w:themeFill="text2" w:themeFillTint="80"/>
          </w:tcPr>
          <w:p w14:paraId="1A1EDB0F" w14:textId="77777777" w:rsidR="00700ED6" w:rsidRPr="00C53E2A" w:rsidRDefault="00700ED6" w:rsidP="00E62E57">
            <w:pPr>
              <w:rPr>
                <w:rFonts w:ascii="Arial" w:hAnsi="Arial" w:cs="Arial"/>
                <w:i/>
                <w:iCs/>
                <w:color w:val="FFFFFF" w:themeColor="background1"/>
              </w:rPr>
            </w:pPr>
            <w:r w:rsidRPr="00C53E2A">
              <w:rPr>
                <w:rFonts w:ascii="Arial" w:hAnsi="Arial" w:cs="Arial"/>
                <w:i/>
                <w:iCs/>
                <w:color w:val="FFFFFF" w:themeColor="background1"/>
              </w:rPr>
              <w:t>Infection Anchor</w:t>
            </w:r>
          </w:p>
        </w:tc>
        <w:tc>
          <w:tcPr>
            <w:tcW w:w="1184" w:type="dxa"/>
            <w:tcBorders>
              <w:bottom w:val="nil"/>
            </w:tcBorders>
            <w:shd w:val="clear" w:color="auto" w:fill="EAF1DD" w:themeFill="accent3" w:themeFillTint="33"/>
          </w:tcPr>
          <w:p w14:paraId="2CC69FAC" w14:textId="77777777" w:rsidR="00700ED6" w:rsidRPr="00700ED6" w:rsidRDefault="00700ED6" w:rsidP="00E62E57">
            <w:pPr>
              <w:jc w:val="center"/>
              <w:rPr>
                <w:rFonts w:ascii="Arial" w:hAnsi="Arial" w:cs="Arial"/>
                <w:color w:val="00B050"/>
              </w:rPr>
            </w:pPr>
            <w:r w:rsidRPr="00700ED6">
              <w:rPr>
                <w:rFonts w:ascii="Arial" w:hAnsi="Arial" w:cs="Arial"/>
                <w:color w:val="00B050"/>
              </w:rPr>
              <w:t>∆ (principal dx infection)</w:t>
            </w:r>
          </w:p>
        </w:tc>
        <w:tc>
          <w:tcPr>
            <w:tcW w:w="1184" w:type="dxa"/>
            <w:tcBorders>
              <w:bottom w:val="nil"/>
            </w:tcBorders>
            <w:shd w:val="clear" w:color="auto" w:fill="EAF1DD" w:themeFill="accent3" w:themeFillTint="33"/>
          </w:tcPr>
          <w:p w14:paraId="5AE85F6D" w14:textId="77777777" w:rsidR="00700ED6" w:rsidRPr="00C53E2A" w:rsidRDefault="00700ED6" w:rsidP="00E62E57">
            <w:pPr>
              <w:jc w:val="center"/>
              <w:rPr>
                <w:rFonts w:ascii="Arial" w:hAnsi="Arial" w:cs="Arial"/>
              </w:rPr>
            </w:pPr>
          </w:p>
        </w:tc>
        <w:tc>
          <w:tcPr>
            <w:tcW w:w="1184" w:type="dxa"/>
            <w:tcBorders>
              <w:bottom w:val="nil"/>
            </w:tcBorders>
          </w:tcPr>
          <w:p w14:paraId="1FA1BF8D" w14:textId="77777777" w:rsidR="00700ED6" w:rsidRPr="00C53E2A" w:rsidRDefault="00700ED6" w:rsidP="00E62E57">
            <w:pPr>
              <w:jc w:val="center"/>
              <w:rPr>
                <w:rFonts w:ascii="Arial" w:hAnsi="Arial" w:cs="Arial"/>
              </w:rPr>
            </w:pPr>
          </w:p>
        </w:tc>
        <w:tc>
          <w:tcPr>
            <w:tcW w:w="1184" w:type="dxa"/>
            <w:tcBorders>
              <w:bottom w:val="nil"/>
            </w:tcBorders>
          </w:tcPr>
          <w:p w14:paraId="1B3E4DBB" w14:textId="77777777" w:rsidR="00700ED6" w:rsidRPr="00C53E2A" w:rsidRDefault="00700ED6" w:rsidP="00E62E57">
            <w:pPr>
              <w:jc w:val="center"/>
              <w:rPr>
                <w:rFonts w:ascii="Arial" w:hAnsi="Arial" w:cs="Arial"/>
              </w:rPr>
            </w:pPr>
          </w:p>
        </w:tc>
        <w:tc>
          <w:tcPr>
            <w:tcW w:w="1184" w:type="dxa"/>
          </w:tcPr>
          <w:p w14:paraId="4038B9AD" w14:textId="77777777" w:rsidR="00700ED6" w:rsidRPr="00C53E2A" w:rsidRDefault="00700ED6" w:rsidP="00E62E57">
            <w:pPr>
              <w:jc w:val="center"/>
              <w:rPr>
                <w:rFonts w:ascii="Arial" w:hAnsi="Arial" w:cs="Arial"/>
              </w:rPr>
            </w:pPr>
          </w:p>
        </w:tc>
        <w:tc>
          <w:tcPr>
            <w:tcW w:w="1185" w:type="dxa"/>
          </w:tcPr>
          <w:p w14:paraId="5B380B45" w14:textId="77777777" w:rsidR="00700ED6" w:rsidRPr="00C53E2A" w:rsidRDefault="00700ED6" w:rsidP="00E62E57">
            <w:pPr>
              <w:jc w:val="center"/>
              <w:rPr>
                <w:rFonts w:ascii="Arial" w:hAnsi="Arial" w:cs="Arial"/>
              </w:rPr>
            </w:pPr>
          </w:p>
        </w:tc>
      </w:tr>
      <w:tr w:rsidR="00700ED6" w:rsidRPr="00C53E2A" w14:paraId="607D54CB" w14:textId="77777777" w:rsidTr="00E62E57">
        <w:tc>
          <w:tcPr>
            <w:tcW w:w="2245" w:type="dxa"/>
            <w:shd w:val="clear" w:color="auto" w:fill="709FDB" w:themeFill="text2" w:themeFillTint="80"/>
          </w:tcPr>
          <w:p w14:paraId="1B202352" w14:textId="77777777" w:rsidR="00700ED6" w:rsidRPr="00C53E2A" w:rsidRDefault="00700ED6" w:rsidP="00E62E57">
            <w:pPr>
              <w:rPr>
                <w:rFonts w:ascii="Arial" w:hAnsi="Arial" w:cs="Arial"/>
                <w:i/>
                <w:iCs/>
                <w:color w:val="FFFFFF" w:themeColor="background1"/>
              </w:rPr>
            </w:pPr>
            <w:r w:rsidRPr="00C53E2A">
              <w:rPr>
                <w:rFonts w:ascii="Arial" w:hAnsi="Arial" w:cs="Arial"/>
                <w:i/>
                <w:iCs/>
                <w:color w:val="FFFFFF" w:themeColor="background1"/>
              </w:rPr>
              <w:lastRenderedPageBreak/>
              <w:t>Infection Onset</w:t>
            </w:r>
          </w:p>
        </w:tc>
        <w:tc>
          <w:tcPr>
            <w:tcW w:w="1184" w:type="dxa"/>
            <w:tcBorders>
              <w:top w:val="nil"/>
            </w:tcBorders>
            <w:shd w:val="clear" w:color="auto" w:fill="FFFF00"/>
          </w:tcPr>
          <w:p w14:paraId="3AF7D037" w14:textId="2A19F9D4" w:rsidR="00700ED6" w:rsidRPr="00C53E2A" w:rsidRDefault="00106A38" w:rsidP="00E62E57">
            <w:pPr>
              <w:jc w:val="center"/>
              <w:rPr>
                <w:rFonts w:ascii="Arial" w:hAnsi="Arial" w:cs="Arial"/>
              </w:rPr>
            </w:pPr>
            <w:r w:rsidRPr="00700ED6">
              <w:rPr>
                <w:rFonts w:ascii="Arial" w:hAnsi="Arial" w:cs="Arial"/>
                <w:color w:val="548DD4" w:themeColor="text2" w:themeTint="99"/>
              </w:rPr>
              <w:t>◊</w:t>
            </w:r>
          </w:p>
        </w:tc>
        <w:tc>
          <w:tcPr>
            <w:tcW w:w="1184" w:type="dxa"/>
            <w:tcBorders>
              <w:top w:val="nil"/>
            </w:tcBorders>
            <w:shd w:val="clear" w:color="auto" w:fill="FFFF00"/>
          </w:tcPr>
          <w:p w14:paraId="4FFB9623" w14:textId="0669F649" w:rsidR="00700ED6" w:rsidRPr="00C53E2A" w:rsidRDefault="00700ED6" w:rsidP="00E62E57">
            <w:pPr>
              <w:jc w:val="center"/>
              <w:rPr>
                <w:rFonts w:ascii="Arial" w:hAnsi="Arial" w:cs="Arial"/>
              </w:rPr>
            </w:pPr>
          </w:p>
        </w:tc>
        <w:tc>
          <w:tcPr>
            <w:tcW w:w="1184" w:type="dxa"/>
            <w:tcBorders>
              <w:top w:val="nil"/>
            </w:tcBorders>
          </w:tcPr>
          <w:p w14:paraId="01BB937C" w14:textId="77777777" w:rsidR="00700ED6" w:rsidRPr="00C53E2A" w:rsidRDefault="00700ED6" w:rsidP="00E62E57">
            <w:pPr>
              <w:jc w:val="center"/>
              <w:rPr>
                <w:rFonts w:ascii="Arial" w:hAnsi="Arial" w:cs="Arial"/>
              </w:rPr>
            </w:pPr>
          </w:p>
        </w:tc>
        <w:tc>
          <w:tcPr>
            <w:tcW w:w="1184" w:type="dxa"/>
            <w:tcBorders>
              <w:top w:val="nil"/>
            </w:tcBorders>
          </w:tcPr>
          <w:p w14:paraId="1415BC90" w14:textId="77777777" w:rsidR="00700ED6" w:rsidRPr="00C53E2A" w:rsidRDefault="00700ED6" w:rsidP="00E62E57">
            <w:pPr>
              <w:jc w:val="center"/>
              <w:rPr>
                <w:rFonts w:ascii="Arial" w:hAnsi="Arial" w:cs="Arial"/>
              </w:rPr>
            </w:pPr>
          </w:p>
        </w:tc>
        <w:tc>
          <w:tcPr>
            <w:tcW w:w="1184" w:type="dxa"/>
          </w:tcPr>
          <w:p w14:paraId="20EFA2DA" w14:textId="77777777" w:rsidR="00700ED6" w:rsidRPr="00C53E2A" w:rsidRDefault="00700ED6" w:rsidP="00E62E57">
            <w:pPr>
              <w:jc w:val="center"/>
              <w:rPr>
                <w:rFonts w:ascii="Arial" w:hAnsi="Arial" w:cs="Arial"/>
              </w:rPr>
            </w:pPr>
          </w:p>
        </w:tc>
        <w:tc>
          <w:tcPr>
            <w:tcW w:w="1185" w:type="dxa"/>
          </w:tcPr>
          <w:p w14:paraId="24475B11" w14:textId="77777777" w:rsidR="00700ED6" w:rsidRPr="00C53E2A" w:rsidRDefault="00700ED6" w:rsidP="00E62E57">
            <w:pPr>
              <w:jc w:val="center"/>
              <w:rPr>
                <w:rFonts w:ascii="Arial" w:hAnsi="Arial" w:cs="Arial"/>
              </w:rPr>
            </w:pPr>
          </w:p>
        </w:tc>
      </w:tr>
      <w:tr w:rsidR="00700ED6" w:rsidRPr="00C53E2A" w14:paraId="3606BEE0" w14:textId="77777777" w:rsidTr="00E62E57">
        <w:tc>
          <w:tcPr>
            <w:tcW w:w="2245" w:type="dxa"/>
            <w:shd w:val="clear" w:color="auto" w:fill="709FDB" w:themeFill="text2" w:themeFillTint="80"/>
          </w:tcPr>
          <w:p w14:paraId="432AE3BC"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Sepsis Event Date</w:t>
            </w:r>
          </w:p>
        </w:tc>
        <w:tc>
          <w:tcPr>
            <w:tcW w:w="1184" w:type="dxa"/>
          </w:tcPr>
          <w:p w14:paraId="5F6F8407" w14:textId="5A74D92C" w:rsidR="00700ED6" w:rsidRPr="00C53E2A" w:rsidRDefault="00187D79" w:rsidP="00E62E57">
            <w:pPr>
              <w:jc w:val="center"/>
              <w:rPr>
                <w:rFonts w:ascii="Arial" w:hAnsi="Arial" w:cs="Arial"/>
                <w:b/>
                <w:bCs/>
              </w:rPr>
            </w:pPr>
            <w:r w:rsidRPr="00C53E2A">
              <w:rPr>
                <w:rFonts w:ascii="Arial" w:hAnsi="Arial" w:cs="Arial"/>
                <w:b/>
                <w:bCs/>
                <w:color w:val="EE0000"/>
              </w:rPr>
              <w:t>CO-ASE</w:t>
            </w:r>
          </w:p>
        </w:tc>
        <w:tc>
          <w:tcPr>
            <w:tcW w:w="1184" w:type="dxa"/>
          </w:tcPr>
          <w:p w14:paraId="5428ED7D" w14:textId="64B6F8D4" w:rsidR="00700ED6" w:rsidRPr="00C53E2A" w:rsidRDefault="00700ED6" w:rsidP="00E62E57">
            <w:pPr>
              <w:jc w:val="center"/>
              <w:rPr>
                <w:rFonts w:ascii="Arial" w:hAnsi="Arial" w:cs="Arial"/>
              </w:rPr>
            </w:pPr>
          </w:p>
        </w:tc>
        <w:tc>
          <w:tcPr>
            <w:tcW w:w="1184" w:type="dxa"/>
          </w:tcPr>
          <w:p w14:paraId="412BB24C" w14:textId="77777777" w:rsidR="00700ED6" w:rsidRPr="00C53E2A" w:rsidRDefault="00700ED6" w:rsidP="00E62E57">
            <w:pPr>
              <w:jc w:val="center"/>
              <w:rPr>
                <w:rFonts w:ascii="Arial" w:hAnsi="Arial" w:cs="Arial"/>
              </w:rPr>
            </w:pPr>
          </w:p>
        </w:tc>
        <w:tc>
          <w:tcPr>
            <w:tcW w:w="1184" w:type="dxa"/>
          </w:tcPr>
          <w:p w14:paraId="4463D7F0" w14:textId="77777777" w:rsidR="00700ED6" w:rsidRPr="00C53E2A" w:rsidRDefault="00700ED6" w:rsidP="00E62E57">
            <w:pPr>
              <w:jc w:val="center"/>
              <w:rPr>
                <w:rFonts w:ascii="Arial" w:hAnsi="Arial" w:cs="Arial"/>
              </w:rPr>
            </w:pPr>
          </w:p>
        </w:tc>
        <w:tc>
          <w:tcPr>
            <w:tcW w:w="1184" w:type="dxa"/>
          </w:tcPr>
          <w:p w14:paraId="455FF338" w14:textId="77777777" w:rsidR="00700ED6" w:rsidRPr="00C53E2A" w:rsidRDefault="00700ED6" w:rsidP="00E62E57">
            <w:pPr>
              <w:jc w:val="center"/>
              <w:rPr>
                <w:rFonts w:ascii="Arial" w:hAnsi="Arial" w:cs="Arial"/>
              </w:rPr>
            </w:pPr>
          </w:p>
        </w:tc>
        <w:tc>
          <w:tcPr>
            <w:tcW w:w="1185" w:type="dxa"/>
          </w:tcPr>
          <w:p w14:paraId="0D028DCE" w14:textId="77777777" w:rsidR="00700ED6" w:rsidRPr="00C53E2A" w:rsidRDefault="00700ED6" w:rsidP="00E62E57">
            <w:pPr>
              <w:jc w:val="center"/>
              <w:rPr>
                <w:rFonts w:ascii="Arial" w:hAnsi="Arial" w:cs="Arial"/>
              </w:rPr>
            </w:pPr>
          </w:p>
        </w:tc>
      </w:tr>
    </w:tbl>
    <w:p w14:paraId="4CC48395" w14:textId="77777777" w:rsidR="00C53E2A" w:rsidRPr="00C53E2A" w:rsidRDefault="00C53E2A" w:rsidP="00C53E2A">
      <w:pPr>
        <w:spacing w:after="0" w:line="240" w:lineRule="auto"/>
        <w:rPr>
          <w:rFonts w:ascii="Arial" w:hAnsi="Arial" w:cs="Arial"/>
        </w:rPr>
      </w:pPr>
    </w:p>
    <w:p w14:paraId="29F8D767" w14:textId="250764B4" w:rsidR="00C53E2A" w:rsidRDefault="00106A38" w:rsidP="00C53E2A">
      <w:pPr>
        <w:spacing w:after="0" w:line="240" w:lineRule="auto"/>
        <w:rPr>
          <w:rFonts w:ascii="Arial" w:hAnsi="Arial" w:cs="Arial"/>
          <w:sz w:val="18"/>
          <w:szCs w:val="18"/>
        </w:rPr>
      </w:pPr>
      <w:r w:rsidRPr="4E0CB59E">
        <w:rPr>
          <w:rFonts w:ascii="Arial" w:hAnsi="Arial" w:cs="Arial"/>
          <w:b/>
          <w:bCs/>
          <w:sz w:val="18"/>
          <w:szCs w:val="18"/>
        </w:rPr>
        <w:t>Explanation:</w:t>
      </w:r>
      <w:r w:rsidRPr="4E0CB59E">
        <w:rPr>
          <w:rFonts w:ascii="Arial" w:hAnsi="Arial" w:cs="Arial"/>
          <w:sz w:val="18"/>
          <w:szCs w:val="18"/>
        </w:rPr>
        <w:t xml:space="preserve"> The Infection Onset Date is </w:t>
      </w:r>
      <w:proofErr w:type="spellStart"/>
      <w:r w:rsidRPr="4E0CB59E">
        <w:rPr>
          <w:rFonts w:ascii="Arial" w:hAnsi="Arial" w:cs="Arial"/>
          <w:b/>
          <w:bCs/>
          <w:sz w:val="18"/>
          <w:szCs w:val="18"/>
        </w:rPr>
        <w:t>day</w:t>
      </w:r>
      <w:proofErr w:type="spellEnd"/>
      <w:r w:rsidRPr="4E0CB59E">
        <w:rPr>
          <w:rFonts w:ascii="Arial" w:hAnsi="Arial" w:cs="Arial"/>
          <w:b/>
          <w:bCs/>
          <w:sz w:val="18"/>
          <w:szCs w:val="18"/>
        </w:rPr>
        <w:t xml:space="preserve"> 1</w:t>
      </w:r>
      <w:r w:rsidRPr="4E0CB59E">
        <w:rPr>
          <w:rFonts w:ascii="Arial" w:hAnsi="Arial" w:cs="Arial"/>
          <w:sz w:val="18"/>
          <w:szCs w:val="18"/>
        </w:rPr>
        <w:t xml:space="preserve"> because it is defined as the earliest of the infection anchor date or the first QAD. In this case, the infection anchor date = day 1 due to the absence of a blood culture before hospital day 4 and the presence of a principal diagnosis of infection.</w:t>
      </w:r>
      <w:r w:rsidR="00187D79" w:rsidRPr="4E0CB59E">
        <w:rPr>
          <w:rFonts w:ascii="Arial" w:hAnsi="Arial" w:cs="Arial"/>
          <w:sz w:val="18"/>
          <w:szCs w:val="18"/>
        </w:rPr>
        <w:t xml:space="preserve"> The sepsis event date is the earliest of infection onset and qualifying organ dysfunction (in this case, day 1).</w:t>
      </w:r>
    </w:p>
    <w:p w14:paraId="2A1A276A" w14:textId="77777777" w:rsidR="00187D79" w:rsidRPr="00C53E2A" w:rsidRDefault="00187D79" w:rsidP="00C53E2A">
      <w:pPr>
        <w:spacing w:after="0" w:line="240" w:lineRule="auto"/>
        <w:rPr>
          <w:rFonts w:ascii="Arial" w:hAnsi="Arial" w:cs="Arial"/>
        </w:rPr>
      </w:pPr>
    </w:p>
    <w:p w14:paraId="5424B995" w14:textId="77777777" w:rsidR="00C53E2A" w:rsidRPr="00C53E2A" w:rsidRDefault="00C53E2A" w:rsidP="00C53E2A">
      <w:pPr>
        <w:spacing w:after="0" w:line="240" w:lineRule="auto"/>
        <w:rPr>
          <w:rFonts w:ascii="Arial" w:hAnsi="Arial" w:cs="Arial"/>
          <w:b/>
          <w:bCs/>
        </w:rPr>
      </w:pPr>
      <w:r w:rsidRPr="00C53E2A">
        <w:rPr>
          <w:rFonts w:ascii="Arial" w:hAnsi="Arial" w:cs="Arial"/>
          <w:b/>
          <w:bCs/>
        </w:rPr>
        <w:t>Example 4. Community-Onset Sepsis Discharged Alive on QAD 3</w:t>
      </w:r>
    </w:p>
    <w:p w14:paraId="1FF06A77" w14:textId="77777777" w:rsidR="00C53E2A" w:rsidRPr="00C53E2A" w:rsidRDefault="00C53E2A" w:rsidP="00C53E2A">
      <w:pPr>
        <w:spacing w:after="0" w:line="240" w:lineRule="auto"/>
        <w:rPr>
          <w:rFonts w:ascii="Arial" w:hAnsi="Arial" w:cs="Arial"/>
        </w:rPr>
      </w:pPr>
      <w:r w:rsidRPr="00C53E2A">
        <w:rPr>
          <w:rFonts w:ascii="Arial" w:hAnsi="Arial" w:cs="Arial"/>
          <w:shd w:val="clear" w:color="auto" w:fill="EAF1DD" w:themeFill="accent3" w:themeFillTint="33"/>
        </w:rPr>
        <w:t>Infection Window</w:t>
      </w:r>
      <w:r w:rsidRPr="00C53E2A">
        <w:rPr>
          <w:rFonts w:ascii="Arial" w:hAnsi="Arial" w:cs="Arial"/>
        </w:rPr>
        <w:t xml:space="preserve">  </w:t>
      </w:r>
      <w:r w:rsidRPr="00C53E2A">
        <w:rPr>
          <w:rFonts w:ascii="Arial" w:hAnsi="Arial" w:cs="Arial"/>
          <w:shd w:val="clear" w:color="auto" w:fill="FFFF00"/>
        </w:rPr>
        <w:t>Sepsis Event Window</w:t>
      </w:r>
    </w:p>
    <w:tbl>
      <w:tblPr>
        <w:tblStyle w:val="TableGrid"/>
        <w:tblpPr w:leftFromText="187" w:rightFromText="187" w:vertAnchor="text" w:horzAnchor="margin" w:tblpY="1"/>
        <w:tblW w:w="0" w:type="auto"/>
        <w:tblLook w:val="04A0" w:firstRow="1" w:lastRow="0" w:firstColumn="1" w:lastColumn="0" w:noHBand="0" w:noVBand="1"/>
      </w:tblPr>
      <w:tblGrid>
        <w:gridCol w:w="2245"/>
        <w:gridCol w:w="1184"/>
        <w:gridCol w:w="1184"/>
        <w:gridCol w:w="1184"/>
      </w:tblGrid>
      <w:tr w:rsidR="00700ED6" w:rsidRPr="00C53E2A" w14:paraId="357B53BE" w14:textId="77777777" w:rsidTr="4E0CB59E">
        <w:tc>
          <w:tcPr>
            <w:tcW w:w="2245" w:type="dxa"/>
            <w:shd w:val="clear" w:color="auto" w:fill="709FDB"/>
          </w:tcPr>
          <w:p w14:paraId="2801D633" w14:textId="77777777" w:rsidR="00700ED6" w:rsidRPr="00C53E2A" w:rsidRDefault="00700ED6" w:rsidP="00E62E57">
            <w:pPr>
              <w:rPr>
                <w:rFonts w:ascii="Arial" w:hAnsi="Arial" w:cs="Arial"/>
                <w:b/>
                <w:bCs/>
                <w:color w:val="FFFFFF" w:themeColor="background1"/>
              </w:rPr>
            </w:pPr>
          </w:p>
        </w:tc>
        <w:tc>
          <w:tcPr>
            <w:tcW w:w="1184" w:type="dxa"/>
            <w:shd w:val="clear" w:color="auto" w:fill="709FDB"/>
          </w:tcPr>
          <w:p w14:paraId="69833459"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1</w:t>
            </w:r>
          </w:p>
        </w:tc>
        <w:tc>
          <w:tcPr>
            <w:tcW w:w="1184" w:type="dxa"/>
            <w:shd w:val="clear" w:color="auto" w:fill="709FDB"/>
          </w:tcPr>
          <w:p w14:paraId="697C21A8"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2</w:t>
            </w:r>
          </w:p>
        </w:tc>
        <w:tc>
          <w:tcPr>
            <w:tcW w:w="1184" w:type="dxa"/>
            <w:shd w:val="clear" w:color="auto" w:fill="709FDB"/>
          </w:tcPr>
          <w:p w14:paraId="5A241660"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3</w:t>
            </w:r>
          </w:p>
        </w:tc>
      </w:tr>
      <w:tr w:rsidR="00700ED6" w:rsidRPr="00C53E2A" w14:paraId="345CFF40" w14:textId="77777777" w:rsidTr="4E0CB59E">
        <w:tc>
          <w:tcPr>
            <w:tcW w:w="2245" w:type="dxa"/>
            <w:shd w:val="clear" w:color="auto" w:fill="709FDB"/>
          </w:tcPr>
          <w:p w14:paraId="574864F5"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Blood culture</w:t>
            </w:r>
          </w:p>
        </w:tc>
        <w:tc>
          <w:tcPr>
            <w:tcW w:w="1184" w:type="dxa"/>
          </w:tcPr>
          <w:p w14:paraId="0F55E90B" w14:textId="575C823D" w:rsidR="00700ED6" w:rsidRPr="00C53E2A" w:rsidRDefault="00700ED6" w:rsidP="00E62E57">
            <w:pPr>
              <w:jc w:val="center"/>
              <w:rPr>
                <w:rFonts w:ascii="Arial" w:hAnsi="Arial" w:cs="Arial"/>
                <w:b/>
                <w:bCs/>
                <w:color w:val="EE0000"/>
              </w:rPr>
            </w:pPr>
            <w:r w:rsidRPr="4E0CB59E">
              <w:rPr>
                <w:rFonts w:ascii="Segoe UI Symbol" w:hAnsi="Segoe UI Symbol" w:cs="Segoe UI Symbol"/>
                <w:b/>
                <w:bCs/>
                <w:color w:val="EE0000"/>
              </w:rPr>
              <w:t>☑</w:t>
            </w:r>
            <w:r w:rsidR="6961B4D5" w:rsidRPr="4E0CB59E">
              <w:rPr>
                <w:rFonts w:ascii="Arial" w:hAnsi="Arial" w:cs="Arial"/>
                <w:b/>
                <w:bCs/>
                <w:color w:val="EE0000"/>
              </w:rPr>
              <w:t xml:space="preserve"> + Principal Dx Infection</w:t>
            </w:r>
            <w:r w:rsidR="5568B247" w:rsidRPr="4E0CB59E">
              <w:rPr>
                <w:rFonts w:ascii="Arial" w:hAnsi="Arial" w:cs="Arial"/>
                <w:b/>
                <w:bCs/>
                <w:color w:val="EE0000"/>
              </w:rPr>
              <w:t xml:space="preserve"> *</w:t>
            </w:r>
          </w:p>
        </w:tc>
        <w:tc>
          <w:tcPr>
            <w:tcW w:w="1184" w:type="dxa"/>
          </w:tcPr>
          <w:p w14:paraId="6DD9FCE5" w14:textId="77777777" w:rsidR="00700ED6" w:rsidRPr="00C53E2A" w:rsidRDefault="00700ED6" w:rsidP="00E62E57">
            <w:pPr>
              <w:jc w:val="center"/>
              <w:rPr>
                <w:rFonts w:ascii="Arial" w:hAnsi="Arial" w:cs="Arial"/>
              </w:rPr>
            </w:pPr>
          </w:p>
        </w:tc>
        <w:tc>
          <w:tcPr>
            <w:tcW w:w="1184" w:type="dxa"/>
          </w:tcPr>
          <w:p w14:paraId="5EC7DC58" w14:textId="77777777" w:rsidR="00700ED6" w:rsidRPr="00C53E2A" w:rsidRDefault="00700ED6" w:rsidP="00E62E57">
            <w:pPr>
              <w:jc w:val="center"/>
              <w:rPr>
                <w:rFonts w:ascii="Arial" w:hAnsi="Arial" w:cs="Arial"/>
              </w:rPr>
            </w:pPr>
          </w:p>
        </w:tc>
      </w:tr>
      <w:tr w:rsidR="00700ED6" w:rsidRPr="00C53E2A" w14:paraId="10AD1D21" w14:textId="77777777" w:rsidTr="4E0CB59E">
        <w:tc>
          <w:tcPr>
            <w:tcW w:w="2245" w:type="dxa"/>
            <w:shd w:val="clear" w:color="auto" w:fill="709FDB"/>
          </w:tcPr>
          <w:p w14:paraId="6EB90793"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QAD</w:t>
            </w:r>
          </w:p>
        </w:tc>
        <w:tc>
          <w:tcPr>
            <w:tcW w:w="1184" w:type="dxa"/>
          </w:tcPr>
          <w:p w14:paraId="4B647DA0" w14:textId="77777777" w:rsidR="00700ED6" w:rsidRPr="00935808" w:rsidRDefault="00700ED6" w:rsidP="00E62E57">
            <w:pPr>
              <w:jc w:val="center"/>
              <w:rPr>
                <w:rFonts w:ascii="Arial" w:hAnsi="Arial" w:cs="Arial"/>
                <w:color w:val="00B050"/>
              </w:rPr>
            </w:pPr>
            <w:r w:rsidRPr="00935808">
              <w:rPr>
                <w:rFonts w:ascii="Arial" w:hAnsi="Arial" w:cs="Arial"/>
                <w:color w:val="00B050"/>
              </w:rPr>
              <w:t>●</w:t>
            </w:r>
          </w:p>
        </w:tc>
        <w:tc>
          <w:tcPr>
            <w:tcW w:w="1184" w:type="dxa"/>
          </w:tcPr>
          <w:p w14:paraId="69343A44" w14:textId="77777777" w:rsidR="00700ED6" w:rsidRPr="00935808" w:rsidRDefault="00700ED6" w:rsidP="00E62E57">
            <w:pPr>
              <w:jc w:val="center"/>
              <w:rPr>
                <w:rFonts w:ascii="Arial" w:hAnsi="Arial" w:cs="Arial"/>
                <w:color w:val="00B050"/>
              </w:rPr>
            </w:pPr>
            <w:r w:rsidRPr="00935808">
              <w:rPr>
                <w:rFonts w:ascii="Arial" w:hAnsi="Arial" w:cs="Arial"/>
                <w:color w:val="00B050"/>
              </w:rPr>
              <w:t>●</w:t>
            </w:r>
          </w:p>
        </w:tc>
        <w:tc>
          <w:tcPr>
            <w:tcW w:w="1184" w:type="dxa"/>
          </w:tcPr>
          <w:p w14:paraId="13AC2610" w14:textId="77777777" w:rsidR="00700ED6" w:rsidRPr="00935808" w:rsidRDefault="00700ED6" w:rsidP="00E62E57">
            <w:pPr>
              <w:jc w:val="center"/>
              <w:rPr>
                <w:rFonts w:ascii="Arial" w:hAnsi="Arial" w:cs="Arial"/>
                <w:color w:val="00B050"/>
              </w:rPr>
            </w:pPr>
            <w:r w:rsidRPr="00935808">
              <w:rPr>
                <w:rFonts w:ascii="Arial" w:hAnsi="Arial" w:cs="Arial"/>
                <w:color w:val="00B050"/>
              </w:rPr>
              <w:t>●</w:t>
            </w:r>
          </w:p>
          <w:p w14:paraId="4E3CE1BE" w14:textId="77777777" w:rsidR="00700ED6" w:rsidRPr="00935808" w:rsidRDefault="00700ED6" w:rsidP="00E62E57">
            <w:pPr>
              <w:jc w:val="center"/>
              <w:rPr>
                <w:rFonts w:ascii="Arial" w:hAnsi="Arial" w:cs="Arial"/>
                <w:color w:val="00B050"/>
              </w:rPr>
            </w:pPr>
            <w:r w:rsidRPr="00935808">
              <w:rPr>
                <w:rFonts w:ascii="Arial" w:hAnsi="Arial" w:cs="Arial"/>
                <w:color w:val="00B050"/>
              </w:rPr>
              <w:t>DC ALIVE</w:t>
            </w:r>
          </w:p>
        </w:tc>
      </w:tr>
      <w:tr w:rsidR="00700ED6" w:rsidRPr="00C53E2A" w14:paraId="5924330B" w14:textId="77777777" w:rsidTr="4E0CB59E">
        <w:tc>
          <w:tcPr>
            <w:tcW w:w="2245" w:type="dxa"/>
            <w:shd w:val="clear" w:color="auto" w:fill="709FDB"/>
          </w:tcPr>
          <w:p w14:paraId="5C432C11"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Organ Dysfunction</w:t>
            </w:r>
          </w:p>
        </w:tc>
        <w:tc>
          <w:tcPr>
            <w:tcW w:w="1184" w:type="dxa"/>
          </w:tcPr>
          <w:p w14:paraId="17FE610B" w14:textId="77777777" w:rsidR="00700ED6" w:rsidRPr="00C53E2A" w:rsidRDefault="00700ED6" w:rsidP="00E62E57">
            <w:pPr>
              <w:jc w:val="center"/>
              <w:rPr>
                <w:rFonts w:ascii="Arial" w:hAnsi="Arial" w:cs="Arial"/>
              </w:rPr>
            </w:pPr>
            <w:r w:rsidRPr="00C53E2A">
              <w:rPr>
                <w:rFonts w:ascii="Segoe UI Symbol" w:hAnsi="Segoe UI Symbol" w:cs="Segoe UI Symbol"/>
                <w:b/>
                <w:bCs/>
                <w:noProof/>
                <w:color w:val="FF9900"/>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t>
            </w:r>
          </w:p>
        </w:tc>
        <w:tc>
          <w:tcPr>
            <w:tcW w:w="1184" w:type="dxa"/>
          </w:tcPr>
          <w:p w14:paraId="14DDA6CF" w14:textId="77777777" w:rsidR="00700ED6" w:rsidRPr="00C53E2A" w:rsidRDefault="00700ED6" w:rsidP="00E62E57">
            <w:pPr>
              <w:jc w:val="center"/>
              <w:rPr>
                <w:rFonts w:ascii="Arial" w:hAnsi="Arial" w:cs="Arial"/>
                <w:color w:val="FF9900"/>
              </w:rPr>
            </w:pPr>
          </w:p>
        </w:tc>
        <w:tc>
          <w:tcPr>
            <w:tcW w:w="1184" w:type="dxa"/>
          </w:tcPr>
          <w:p w14:paraId="16551570" w14:textId="77777777" w:rsidR="00700ED6" w:rsidRPr="00C53E2A" w:rsidRDefault="00700ED6" w:rsidP="00E62E57">
            <w:pPr>
              <w:jc w:val="center"/>
              <w:rPr>
                <w:rFonts w:ascii="Arial" w:hAnsi="Arial" w:cs="Arial"/>
              </w:rPr>
            </w:pPr>
          </w:p>
        </w:tc>
      </w:tr>
      <w:tr w:rsidR="00700ED6" w:rsidRPr="00C53E2A" w14:paraId="7A661D91" w14:textId="77777777" w:rsidTr="4E0CB59E">
        <w:tc>
          <w:tcPr>
            <w:tcW w:w="2245" w:type="dxa"/>
            <w:shd w:val="clear" w:color="auto" w:fill="709FDB"/>
          </w:tcPr>
          <w:p w14:paraId="5CC7002A" w14:textId="77777777" w:rsidR="00700ED6" w:rsidRPr="00C53E2A" w:rsidRDefault="00700ED6" w:rsidP="00E62E57">
            <w:pPr>
              <w:rPr>
                <w:rFonts w:ascii="Arial" w:hAnsi="Arial" w:cs="Arial"/>
                <w:i/>
                <w:iCs/>
                <w:color w:val="FFFFFF" w:themeColor="background1"/>
              </w:rPr>
            </w:pPr>
            <w:r w:rsidRPr="00C53E2A">
              <w:rPr>
                <w:rFonts w:ascii="Arial" w:hAnsi="Arial" w:cs="Arial"/>
                <w:i/>
                <w:iCs/>
                <w:color w:val="FFFFFF" w:themeColor="background1"/>
              </w:rPr>
              <w:t>Infection Anchor</w:t>
            </w:r>
          </w:p>
        </w:tc>
        <w:tc>
          <w:tcPr>
            <w:tcW w:w="1184" w:type="dxa"/>
            <w:shd w:val="clear" w:color="auto" w:fill="EAF1DD" w:themeFill="accent3" w:themeFillTint="33"/>
          </w:tcPr>
          <w:p w14:paraId="595E3CEC" w14:textId="77777777" w:rsidR="00700ED6" w:rsidRPr="00C53E2A" w:rsidRDefault="00700ED6" w:rsidP="00E62E57">
            <w:pPr>
              <w:jc w:val="center"/>
              <w:rPr>
                <w:rFonts w:ascii="Arial" w:hAnsi="Arial" w:cs="Arial"/>
              </w:rPr>
            </w:pPr>
            <w:r w:rsidRPr="00C53E2A">
              <w:rPr>
                <w:rFonts w:ascii="Arial" w:hAnsi="Arial" w:cs="Arial"/>
                <w:color w:val="9BBB59" w:themeColor="accent3"/>
              </w:rPr>
              <w:t>∆</w:t>
            </w:r>
          </w:p>
        </w:tc>
        <w:tc>
          <w:tcPr>
            <w:tcW w:w="1184" w:type="dxa"/>
            <w:shd w:val="clear" w:color="auto" w:fill="EAF1DD" w:themeFill="accent3" w:themeFillTint="33"/>
          </w:tcPr>
          <w:p w14:paraId="0F5418A2" w14:textId="77777777" w:rsidR="00700ED6" w:rsidRPr="00C53E2A" w:rsidRDefault="00700ED6" w:rsidP="00E62E57">
            <w:pPr>
              <w:jc w:val="center"/>
              <w:rPr>
                <w:rFonts w:ascii="Arial" w:hAnsi="Arial" w:cs="Arial"/>
              </w:rPr>
            </w:pPr>
          </w:p>
        </w:tc>
        <w:tc>
          <w:tcPr>
            <w:tcW w:w="1184" w:type="dxa"/>
          </w:tcPr>
          <w:p w14:paraId="2841ABBC" w14:textId="77777777" w:rsidR="00700ED6" w:rsidRPr="00C53E2A" w:rsidRDefault="00700ED6" w:rsidP="00E62E57">
            <w:pPr>
              <w:jc w:val="center"/>
              <w:rPr>
                <w:rFonts w:ascii="Arial" w:hAnsi="Arial" w:cs="Arial"/>
              </w:rPr>
            </w:pPr>
          </w:p>
        </w:tc>
      </w:tr>
      <w:tr w:rsidR="00700ED6" w:rsidRPr="00C53E2A" w14:paraId="44EFF522" w14:textId="77777777" w:rsidTr="4E0CB59E">
        <w:tc>
          <w:tcPr>
            <w:tcW w:w="2245" w:type="dxa"/>
            <w:shd w:val="clear" w:color="auto" w:fill="709FDB"/>
          </w:tcPr>
          <w:p w14:paraId="3A892E73" w14:textId="77777777" w:rsidR="00700ED6" w:rsidRPr="00C53E2A" w:rsidRDefault="00700ED6" w:rsidP="00E62E57">
            <w:pPr>
              <w:rPr>
                <w:rFonts w:ascii="Arial" w:hAnsi="Arial" w:cs="Arial"/>
                <w:i/>
                <w:iCs/>
                <w:color w:val="FFFFFF" w:themeColor="background1"/>
              </w:rPr>
            </w:pPr>
            <w:r w:rsidRPr="00C53E2A">
              <w:rPr>
                <w:rFonts w:ascii="Arial" w:hAnsi="Arial" w:cs="Arial"/>
                <w:i/>
                <w:iCs/>
                <w:color w:val="FFFFFF" w:themeColor="background1"/>
              </w:rPr>
              <w:t>Infection Onset</w:t>
            </w:r>
          </w:p>
        </w:tc>
        <w:tc>
          <w:tcPr>
            <w:tcW w:w="1184" w:type="dxa"/>
            <w:shd w:val="clear" w:color="auto" w:fill="FFFF00"/>
          </w:tcPr>
          <w:p w14:paraId="3BC7C579" w14:textId="77777777" w:rsidR="00700ED6" w:rsidRPr="00C53E2A" w:rsidRDefault="00700ED6" w:rsidP="00E62E57">
            <w:pPr>
              <w:jc w:val="center"/>
              <w:rPr>
                <w:rFonts w:ascii="Arial" w:hAnsi="Arial" w:cs="Arial"/>
              </w:rPr>
            </w:pPr>
            <w:r w:rsidRPr="00C53E2A">
              <w:rPr>
                <w:rFonts w:ascii="Arial" w:hAnsi="Arial" w:cs="Arial"/>
                <w:color w:val="3071C3" w:themeColor="text2" w:themeTint="BF"/>
              </w:rPr>
              <w:t>◊</w:t>
            </w:r>
          </w:p>
        </w:tc>
        <w:tc>
          <w:tcPr>
            <w:tcW w:w="1184" w:type="dxa"/>
            <w:shd w:val="clear" w:color="auto" w:fill="FFFF00"/>
          </w:tcPr>
          <w:p w14:paraId="79EF88AC" w14:textId="77777777" w:rsidR="00700ED6" w:rsidRPr="00C53E2A" w:rsidRDefault="00700ED6" w:rsidP="00E62E57">
            <w:pPr>
              <w:jc w:val="center"/>
              <w:rPr>
                <w:rFonts w:ascii="Arial" w:hAnsi="Arial" w:cs="Arial"/>
              </w:rPr>
            </w:pPr>
          </w:p>
        </w:tc>
        <w:tc>
          <w:tcPr>
            <w:tcW w:w="1184" w:type="dxa"/>
          </w:tcPr>
          <w:p w14:paraId="755B26E4" w14:textId="77777777" w:rsidR="00700ED6" w:rsidRPr="00C53E2A" w:rsidRDefault="00700ED6" w:rsidP="00E62E57">
            <w:pPr>
              <w:jc w:val="center"/>
              <w:rPr>
                <w:rFonts w:ascii="Arial" w:hAnsi="Arial" w:cs="Arial"/>
              </w:rPr>
            </w:pPr>
          </w:p>
        </w:tc>
      </w:tr>
      <w:tr w:rsidR="00700ED6" w:rsidRPr="00C53E2A" w14:paraId="07B2A1A6" w14:textId="77777777" w:rsidTr="4E0CB59E">
        <w:tc>
          <w:tcPr>
            <w:tcW w:w="2245" w:type="dxa"/>
            <w:shd w:val="clear" w:color="auto" w:fill="709FDB"/>
          </w:tcPr>
          <w:p w14:paraId="449C0061"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Sepsis Event Date</w:t>
            </w:r>
          </w:p>
        </w:tc>
        <w:tc>
          <w:tcPr>
            <w:tcW w:w="1184" w:type="dxa"/>
          </w:tcPr>
          <w:p w14:paraId="2FC759B6" w14:textId="77777777" w:rsidR="00700ED6" w:rsidRPr="00C53E2A" w:rsidRDefault="00700ED6" w:rsidP="00E62E57">
            <w:pPr>
              <w:jc w:val="center"/>
              <w:rPr>
                <w:rFonts w:ascii="Arial" w:hAnsi="Arial" w:cs="Arial"/>
                <w:b/>
                <w:bCs/>
              </w:rPr>
            </w:pPr>
            <w:r w:rsidRPr="00C53E2A">
              <w:rPr>
                <w:rFonts w:ascii="Arial" w:hAnsi="Arial" w:cs="Arial"/>
                <w:b/>
                <w:bCs/>
                <w:color w:val="EE0000"/>
              </w:rPr>
              <w:t>CO-ASE</w:t>
            </w:r>
          </w:p>
        </w:tc>
        <w:tc>
          <w:tcPr>
            <w:tcW w:w="1184" w:type="dxa"/>
          </w:tcPr>
          <w:p w14:paraId="0DC9781B" w14:textId="77777777" w:rsidR="00700ED6" w:rsidRPr="00C53E2A" w:rsidRDefault="00700ED6" w:rsidP="00E62E57">
            <w:pPr>
              <w:jc w:val="center"/>
              <w:rPr>
                <w:rFonts w:ascii="Arial" w:hAnsi="Arial" w:cs="Arial"/>
              </w:rPr>
            </w:pPr>
          </w:p>
        </w:tc>
        <w:tc>
          <w:tcPr>
            <w:tcW w:w="1184" w:type="dxa"/>
          </w:tcPr>
          <w:p w14:paraId="0511673F" w14:textId="77777777" w:rsidR="00700ED6" w:rsidRPr="00C53E2A" w:rsidRDefault="00700ED6" w:rsidP="00E62E57">
            <w:pPr>
              <w:jc w:val="center"/>
              <w:rPr>
                <w:rFonts w:ascii="Arial" w:hAnsi="Arial" w:cs="Arial"/>
              </w:rPr>
            </w:pPr>
          </w:p>
        </w:tc>
      </w:tr>
    </w:tbl>
    <w:p w14:paraId="787D2BFF" w14:textId="639448F4" w:rsidR="00C53E2A" w:rsidRPr="00C53E2A" w:rsidRDefault="00C53E2A" w:rsidP="00C53E2A">
      <w:pPr>
        <w:spacing w:after="0" w:line="240" w:lineRule="auto"/>
        <w:rPr>
          <w:rFonts w:ascii="Arial" w:hAnsi="Arial" w:cs="Arial"/>
        </w:rPr>
      </w:pPr>
      <w:r w:rsidRPr="00C53E2A">
        <w:rPr>
          <w:rFonts w:ascii="Arial" w:hAnsi="Arial" w:cs="Arial"/>
        </w:rPr>
        <w:t>*Also requires principal d</w:t>
      </w:r>
      <w:r w:rsidR="002C27B9">
        <w:rPr>
          <w:rFonts w:ascii="Arial" w:hAnsi="Arial" w:cs="Arial"/>
        </w:rPr>
        <w:t>iagnosis</w:t>
      </w:r>
      <w:r w:rsidRPr="00C53E2A">
        <w:rPr>
          <w:rFonts w:ascii="Arial" w:hAnsi="Arial" w:cs="Arial"/>
        </w:rPr>
        <w:t xml:space="preserve"> of infection in addition to blood culture since patient discharged alive on day 3.</w:t>
      </w:r>
    </w:p>
    <w:p w14:paraId="750DC55A" w14:textId="77777777" w:rsidR="00C53E2A" w:rsidRDefault="00C53E2A" w:rsidP="00C53E2A">
      <w:pPr>
        <w:spacing w:after="0" w:line="240" w:lineRule="auto"/>
        <w:rPr>
          <w:rFonts w:ascii="Arial" w:hAnsi="Arial" w:cs="Arial"/>
        </w:rPr>
      </w:pPr>
    </w:p>
    <w:p w14:paraId="7E1B5FEA" w14:textId="77777777" w:rsidR="00935808" w:rsidRDefault="00935808" w:rsidP="00C53E2A">
      <w:pPr>
        <w:spacing w:after="0" w:line="240" w:lineRule="auto"/>
        <w:rPr>
          <w:rFonts w:ascii="Arial" w:hAnsi="Arial" w:cs="Arial"/>
        </w:rPr>
      </w:pPr>
    </w:p>
    <w:p w14:paraId="35B52AB8" w14:textId="07F81F3E" w:rsidR="4E0CB59E" w:rsidRDefault="4E0CB59E" w:rsidP="4E0CB59E">
      <w:pPr>
        <w:spacing w:after="0" w:line="240" w:lineRule="auto"/>
        <w:rPr>
          <w:rFonts w:ascii="Arial" w:hAnsi="Arial" w:cs="Arial"/>
        </w:rPr>
      </w:pPr>
    </w:p>
    <w:p w14:paraId="518632B5" w14:textId="0715E57D" w:rsidR="4E0CB59E" w:rsidRDefault="4E0CB59E" w:rsidP="4E0CB59E">
      <w:pPr>
        <w:spacing w:after="0" w:line="240" w:lineRule="auto"/>
        <w:rPr>
          <w:rFonts w:ascii="Arial" w:hAnsi="Arial" w:cs="Arial"/>
        </w:rPr>
      </w:pPr>
    </w:p>
    <w:p w14:paraId="1EB8EECB" w14:textId="5BD91660" w:rsidR="4E0CB59E" w:rsidRDefault="4E0CB59E" w:rsidP="4E0CB59E">
      <w:pPr>
        <w:spacing w:after="0" w:line="240" w:lineRule="auto"/>
        <w:rPr>
          <w:rFonts w:ascii="Arial" w:hAnsi="Arial" w:cs="Arial"/>
        </w:rPr>
      </w:pPr>
    </w:p>
    <w:p w14:paraId="6A4945A5" w14:textId="1ADAF01B" w:rsidR="4E0CB59E" w:rsidRDefault="4E0CB59E" w:rsidP="4E0CB59E">
      <w:pPr>
        <w:spacing w:after="0" w:line="240" w:lineRule="auto"/>
        <w:rPr>
          <w:rFonts w:ascii="Arial" w:hAnsi="Arial" w:cs="Arial"/>
        </w:rPr>
      </w:pPr>
    </w:p>
    <w:p w14:paraId="46308DBF" w14:textId="4B73DFAF" w:rsidR="4E0CB59E" w:rsidRDefault="4E0CB59E" w:rsidP="4E0CB59E">
      <w:pPr>
        <w:spacing w:after="0" w:line="240" w:lineRule="auto"/>
        <w:rPr>
          <w:rFonts w:ascii="Arial" w:hAnsi="Arial" w:cs="Arial"/>
        </w:rPr>
      </w:pPr>
    </w:p>
    <w:p w14:paraId="1EBBA963" w14:textId="6EEA6D09" w:rsidR="4E0CB59E" w:rsidRDefault="4E0CB59E" w:rsidP="4E0CB59E">
      <w:pPr>
        <w:spacing w:after="0" w:line="240" w:lineRule="auto"/>
        <w:rPr>
          <w:rFonts w:ascii="Arial" w:hAnsi="Arial" w:cs="Arial"/>
        </w:rPr>
      </w:pPr>
    </w:p>
    <w:p w14:paraId="75E5F41D" w14:textId="0BDF17FB" w:rsidR="4E0CB59E" w:rsidRDefault="4E0CB59E" w:rsidP="4E0CB59E">
      <w:pPr>
        <w:spacing w:after="0" w:line="240" w:lineRule="auto"/>
        <w:rPr>
          <w:rFonts w:ascii="Arial" w:hAnsi="Arial" w:cs="Arial"/>
        </w:rPr>
      </w:pPr>
    </w:p>
    <w:p w14:paraId="725BF9EA" w14:textId="71AE54B2" w:rsidR="4E0CB59E" w:rsidRDefault="4E0CB59E" w:rsidP="4E0CB59E">
      <w:pPr>
        <w:spacing w:after="0" w:line="240" w:lineRule="auto"/>
        <w:rPr>
          <w:rFonts w:ascii="Arial" w:hAnsi="Arial" w:cs="Arial"/>
        </w:rPr>
      </w:pPr>
    </w:p>
    <w:p w14:paraId="2C59074E" w14:textId="77777777" w:rsidR="00C53E2A" w:rsidRPr="00C53E2A" w:rsidRDefault="00C53E2A" w:rsidP="00C53E2A">
      <w:pPr>
        <w:spacing w:after="0" w:line="240" w:lineRule="auto"/>
        <w:rPr>
          <w:rFonts w:ascii="Arial" w:hAnsi="Arial" w:cs="Arial"/>
          <w:b/>
          <w:bCs/>
        </w:rPr>
      </w:pPr>
      <w:r w:rsidRPr="00C53E2A">
        <w:rPr>
          <w:rFonts w:ascii="Arial" w:hAnsi="Arial" w:cs="Arial"/>
          <w:b/>
          <w:bCs/>
        </w:rPr>
        <w:t>Example 5. Hospital-Onset Sepsis</w:t>
      </w:r>
    </w:p>
    <w:p w14:paraId="0A5CCF5F" w14:textId="77777777" w:rsidR="00C53E2A" w:rsidRDefault="00C53E2A" w:rsidP="00C53E2A">
      <w:pPr>
        <w:spacing w:after="0" w:line="240" w:lineRule="auto"/>
        <w:rPr>
          <w:rFonts w:ascii="Arial" w:hAnsi="Arial" w:cs="Arial"/>
          <w:shd w:val="clear" w:color="auto" w:fill="FFFF00"/>
        </w:rPr>
      </w:pPr>
      <w:r w:rsidRPr="00C53E2A">
        <w:rPr>
          <w:rFonts w:ascii="Arial" w:hAnsi="Arial" w:cs="Arial"/>
          <w:shd w:val="clear" w:color="auto" w:fill="EAF1DD" w:themeFill="accent3" w:themeFillTint="33"/>
        </w:rPr>
        <w:t>Infection Window</w:t>
      </w:r>
      <w:r w:rsidRPr="00C53E2A">
        <w:rPr>
          <w:rFonts w:ascii="Arial" w:hAnsi="Arial" w:cs="Arial"/>
        </w:rPr>
        <w:t xml:space="preserve">  </w:t>
      </w:r>
      <w:r w:rsidRPr="00C53E2A">
        <w:rPr>
          <w:rFonts w:ascii="Arial" w:hAnsi="Arial" w:cs="Arial"/>
          <w:shd w:val="clear" w:color="auto" w:fill="FFFF00"/>
        </w:rPr>
        <w:t>Sepsis Event Window</w:t>
      </w:r>
    </w:p>
    <w:tbl>
      <w:tblPr>
        <w:tblStyle w:val="TableGrid"/>
        <w:tblpPr w:leftFromText="187" w:rightFromText="187" w:vertAnchor="text" w:horzAnchor="margin" w:tblpY="1"/>
        <w:tblW w:w="0" w:type="auto"/>
        <w:tblLook w:val="04A0" w:firstRow="1" w:lastRow="0" w:firstColumn="1" w:lastColumn="0" w:noHBand="0" w:noVBand="1"/>
      </w:tblPr>
      <w:tblGrid>
        <w:gridCol w:w="2245"/>
        <w:gridCol w:w="1184"/>
        <w:gridCol w:w="1184"/>
        <w:gridCol w:w="1184"/>
        <w:gridCol w:w="1184"/>
        <w:gridCol w:w="1184"/>
        <w:gridCol w:w="1185"/>
      </w:tblGrid>
      <w:tr w:rsidR="00700ED6" w:rsidRPr="00C53E2A" w14:paraId="4F289496" w14:textId="77777777" w:rsidTr="00E62E57">
        <w:tc>
          <w:tcPr>
            <w:tcW w:w="2245" w:type="dxa"/>
            <w:shd w:val="clear" w:color="auto" w:fill="709FDB" w:themeFill="text2" w:themeFillTint="80"/>
          </w:tcPr>
          <w:p w14:paraId="59BAC167" w14:textId="77777777" w:rsidR="00700ED6" w:rsidRPr="00C53E2A" w:rsidRDefault="00700ED6" w:rsidP="00E62E57">
            <w:pPr>
              <w:rPr>
                <w:rFonts w:ascii="Arial" w:hAnsi="Arial" w:cs="Arial"/>
                <w:b/>
                <w:bCs/>
                <w:color w:val="FFFFFF" w:themeColor="background1"/>
              </w:rPr>
            </w:pPr>
          </w:p>
        </w:tc>
        <w:tc>
          <w:tcPr>
            <w:tcW w:w="1184" w:type="dxa"/>
            <w:shd w:val="clear" w:color="auto" w:fill="709FDB" w:themeFill="text2" w:themeFillTint="80"/>
          </w:tcPr>
          <w:p w14:paraId="6C9A6C1A"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3</w:t>
            </w:r>
          </w:p>
        </w:tc>
        <w:tc>
          <w:tcPr>
            <w:tcW w:w="1184" w:type="dxa"/>
            <w:shd w:val="clear" w:color="auto" w:fill="709FDB" w:themeFill="text2" w:themeFillTint="80"/>
          </w:tcPr>
          <w:p w14:paraId="7B321090"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4</w:t>
            </w:r>
          </w:p>
        </w:tc>
        <w:tc>
          <w:tcPr>
            <w:tcW w:w="1184" w:type="dxa"/>
            <w:shd w:val="clear" w:color="auto" w:fill="709FDB" w:themeFill="text2" w:themeFillTint="80"/>
          </w:tcPr>
          <w:p w14:paraId="4AB24C8A"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5</w:t>
            </w:r>
          </w:p>
        </w:tc>
        <w:tc>
          <w:tcPr>
            <w:tcW w:w="1184" w:type="dxa"/>
            <w:shd w:val="clear" w:color="auto" w:fill="709FDB" w:themeFill="text2" w:themeFillTint="80"/>
          </w:tcPr>
          <w:p w14:paraId="352F1716"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6</w:t>
            </w:r>
          </w:p>
        </w:tc>
        <w:tc>
          <w:tcPr>
            <w:tcW w:w="1184" w:type="dxa"/>
            <w:shd w:val="clear" w:color="auto" w:fill="709FDB" w:themeFill="text2" w:themeFillTint="80"/>
          </w:tcPr>
          <w:p w14:paraId="6A956F5F"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7</w:t>
            </w:r>
          </w:p>
        </w:tc>
        <w:tc>
          <w:tcPr>
            <w:tcW w:w="1185" w:type="dxa"/>
            <w:shd w:val="clear" w:color="auto" w:fill="709FDB" w:themeFill="text2" w:themeFillTint="80"/>
          </w:tcPr>
          <w:p w14:paraId="01DE7B30" w14:textId="77777777" w:rsidR="00700ED6" w:rsidRPr="00C53E2A" w:rsidRDefault="00700ED6" w:rsidP="00E62E57">
            <w:pPr>
              <w:jc w:val="center"/>
              <w:rPr>
                <w:rFonts w:ascii="Arial" w:hAnsi="Arial" w:cs="Arial"/>
                <w:b/>
                <w:bCs/>
                <w:color w:val="FFFFFF" w:themeColor="background1"/>
              </w:rPr>
            </w:pPr>
            <w:r w:rsidRPr="00C53E2A">
              <w:rPr>
                <w:rFonts w:ascii="Arial" w:hAnsi="Arial" w:cs="Arial"/>
                <w:b/>
                <w:bCs/>
                <w:color w:val="FFFFFF" w:themeColor="background1"/>
              </w:rPr>
              <w:t>8</w:t>
            </w:r>
          </w:p>
        </w:tc>
      </w:tr>
      <w:tr w:rsidR="00700ED6" w:rsidRPr="00C53E2A" w14:paraId="076A921F" w14:textId="77777777" w:rsidTr="00E62E57">
        <w:tc>
          <w:tcPr>
            <w:tcW w:w="2245" w:type="dxa"/>
            <w:shd w:val="clear" w:color="auto" w:fill="709FDB" w:themeFill="text2" w:themeFillTint="80"/>
          </w:tcPr>
          <w:p w14:paraId="62D92884"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Blood culture</w:t>
            </w:r>
          </w:p>
        </w:tc>
        <w:tc>
          <w:tcPr>
            <w:tcW w:w="1184" w:type="dxa"/>
          </w:tcPr>
          <w:p w14:paraId="3FF4419F" w14:textId="77777777" w:rsidR="00700ED6" w:rsidRPr="00C53E2A" w:rsidRDefault="00700ED6" w:rsidP="00E62E57">
            <w:pPr>
              <w:jc w:val="center"/>
              <w:rPr>
                <w:rFonts w:ascii="Arial" w:hAnsi="Arial" w:cs="Arial"/>
                <w:b/>
                <w:bCs/>
              </w:rPr>
            </w:pPr>
          </w:p>
        </w:tc>
        <w:tc>
          <w:tcPr>
            <w:tcW w:w="1184" w:type="dxa"/>
          </w:tcPr>
          <w:p w14:paraId="1886394C" w14:textId="77777777" w:rsidR="00700ED6" w:rsidRPr="00C53E2A" w:rsidRDefault="00700ED6" w:rsidP="00E62E57">
            <w:pPr>
              <w:jc w:val="center"/>
              <w:rPr>
                <w:rFonts w:ascii="Arial" w:hAnsi="Arial" w:cs="Arial"/>
              </w:rPr>
            </w:pPr>
            <w:r w:rsidRPr="00C53E2A">
              <w:rPr>
                <w:rFonts w:ascii="Segoe UI Symbol" w:hAnsi="Segoe UI Symbol" w:cs="Segoe UI Symbol"/>
                <w:b/>
                <w:bCs/>
                <w:color w:val="EE0000"/>
              </w:rPr>
              <w:t>☑</w:t>
            </w:r>
          </w:p>
        </w:tc>
        <w:tc>
          <w:tcPr>
            <w:tcW w:w="1184" w:type="dxa"/>
          </w:tcPr>
          <w:p w14:paraId="7050C57D" w14:textId="77777777" w:rsidR="00700ED6" w:rsidRPr="00C53E2A" w:rsidRDefault="00700ED6" w:rsidP="00E62E57">
            <w:pPr>
              <w:jc w:val="center"/>
              <w:rPr>
                <w:rFonts w:ascii="Arial" w:hAnsi="Arial" w:cs="Arial"/>
              </w:rPr>
            </w:pPr>
          </w:p>
        </w:tc>
        <w:tc>
          <w:tcPr>
            <w:tcW w:w="1184" w:type="dxa"/>
          </w:tcPr>
          <w:p w14:paraId="65B5450B" w14:textId="77777777" w:rsidR="00700ED6" w:rsidRPr="00C53E2A" w:rsidRDefault="00700ED6" w:rsidP="00E62E57">
            <w:pPr>
              <w:jc w:val="center"/>
              <w:rPr>
                <w:rFonts w:ascii="Arial" w:hAnsi="Arial" w:cs="Arial"/>
              </w:rPr>
            </w:pPr>
          </w:p>
        </w:tc>
        <w:tc>
          <w:tcPr>
            <w:tcW w:w="1184" w:type="dxa"/>
          </w:tcPr>
          <w:p w14:paraId="7626A1EA" w14:textId="77777777" w:rsidR="00700ED6" w:rsidRPr="00C53E2A" w:rsidRDefault="00700ED6" w:rsidP="00E62E57">
            <w:pPr>
              <w:jc w:val="center"/>
              <w:rPr>
                <w:rFonts w:ascii="Arial" w:hAnsi="Arial" w:cs="Arial"/>
              </w:rPr>
            </w:pPr>
          </w:p>
        </w:tc>
        <w:tc>
          <w:tcPr>
            <w:tcW w:w="1185" w:type="dxa"/>
          </w:tcPr>
          <w:p w14:paraId="431E95EE" w14:textId="77777777" w:rsidR="00700ED6" w:rsidRPr="00C53E2A" w:rsidRDefault="00700ED6" w:rsidP="00E62E57">
            <w:pPr>
              <w:jc w:val="center"/>
              <w:rPr>
                <w:rFonts w:ascii="Arial" w:hAnsi="Arial" w:cs="Arial"/>
              </w:rPr>
            </w:pPr>
          </w:p>
        </w:tc>
      </w:tr>
      <w:tr w:rsidR="00700ED6" w:rsidRPr="00C53E2A" w14:paraId="5E01B963" w14:textId="77777777" w:rsidTr="00E62E57">
        <w:tc>
          <w:tcPr>
            <w:tcW w:w="2245" w:type="dxa"/>
            <w:shd w:val="clear" w:color="auto" w:fill="709FDB" w:themeFill="text2" w:themeFillTint="80"/>
          </w:tcPr>
          <w:p w14:paraId="1E746DC1"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QAD</w:t>
            </w:r>
          </w:p>
        </w:tc>
        <w:tc>
          <w:tcPr>
            <w:tcW w:w="1184" w:type="dxa"/>
          </w:tcPr>
          <w:p w14:paraId="73A34B51" w14:textId="77777777" w:rsidR="00700ED6" w:rsidRPr="00C53E2A" w:rsidRDefault="00700ED6" w:rsidP="00E62E57">
            <w:pPr>
              <w:jc w:val="center"/>
              <w:rPr>
                <w:rFonts w:ascii="Arial" w:hAnsi="Arial" w:cs="Arial"/>
              </w:rPr>
            </w:pPr>
          </w:p>
        </w:tc>
        <w:tc>
          <w:tcPr>
            <w:tcW w:w="1184" w:type="dxa"/>
          </w:tcPr>
          <w:p w14:paraId="5A8D6A32" w14:textId="77777777" w:rsidR="00700ED6" w:rsidRPr="00935808" w:rsidRDefault="00700ED6" w:rsidP="00E62E57">
            <w:pPr>
              <w:jc w:val="center"/>
              <w:rPr>
                <w:rFonts w:ascii="Arial" w:hAnsi="Arial" w:cs="Arial"/>
                <w:color w:val="00B050"/>
              </w:rPr>
            </w:pPr>
            <w:r w:rsidRPr="00935808">
              <w:rPr>
                <w:rFonts w:ascii="Arial" w:hAnsi="Arial" w:cs="Arial"/>
                <w:color w:val="00B050"/>
              </w:rPr>
              <w:t>●</w:t>
            </w:r>
          </w:p>
        </w:tc>
        <w:tc>
          <w:tcPr>
            <w:tcW w:w="1184" w:type="dxa"/>
          </w:tcPr>
          <w:p w14:paraId="7E2FDF18" w14:textId="77777777" w:rsidR="00700ED6" w:rsidRPr="00935808" w:rsidRDefault="00700ED6" w:rsidP="00E62E57">
            <w:pPr>
              <w:jc w:val="center"/>
              <w:rPr>
                <w:rFonts w:ascii="Arial" w:hAnsi="Arial" w:cs="Arial"/>
                <w:color w:val="00B050"/>
              </w:rPr>
            </w:pPr>
            <w:r w:rsidRPr="00935808">
              <w:rPr>
                <w:rFonts w:ascii="Arial" w:hAnsi="Arial" w:cs="Arial"/>
                <w:color w:val="00B050"/>
              </w:rPr>
              <w:t>●</w:t>
            </w:r>
          </w:p>
        </w:tc>
        <w:tc>
          <w:tcPr>
            <w:tcW w:w="1184" w:type="dxa"/>
          </w:tcPr>
          <w:p w14:paraId="0D8EA13F" w14:textId="77777777" w:rsidR="00700ED6" w:rsidRPr="00935808" w:rsidRDefault="00700ED6" w:rsidP="00E62E57">
            <w:pPr>
              <w:jc w:val="center"/>
              <w:rPr>
                <w:rFonts w:ascii="Arial" w:hAnsi="Arial" w:cs="Arial"/>
                <w:color w:val="00B050"/>
              </w:rPr>
            </w:pPr>
            <w:r w:rsidRPr="00935808">
              <w:rPr>
                <w:rFonts w:ascii="Arial" w:hAnsi="Arial" w:cs="Arial"/>
                <w:color w:val="00B050"/>
              </w:rPr>
              <w:t>●</w:t>
            </w:r>
          </w:p>
        </w:tc>
        <w:tc>
          <w:tcPr>
            <w:tcW w:w="1184" w:type="dxa"/>
          </w:tcPr>
          <w:p w14:paraId="33CC9560" w14:textId="77777777" w:rsidR="00700ED6" w:rsidRPr="00935808" w:rsidRDefault="00700ED6" w:rsidP="00E62E57">
            <w:pPr>
              <w:jc w:val="center"/>
              <w:rPr>
                <w:rFonts w:ascii="Arial" w:hAnsi="Arial" w:cs="Arial"/>
                <w:color w:val="00B050"/>
              </w:rPr>
            </w:pPr>
            <w:r w:rsidRPr="00935808">
              <w:rPr>
                <w:rFonts w:ascii="Arial" w:hAnsi="Arial" w:cs="Arial"/>
                <w:color w:val="00B050"/>
              </w:rPr>
              <w:t>●</w:t>
            </w:r>
          </w:p>
        </w:tc>
        <w:tc>
          <w:tcPr>
            <w:tcW w:w="1185" w:type="dxa"/>
          </w:tcPr>
          <w:p w14:paraId="4A8B5326" w14:textId="77777777" w:rsidR="00700ED6" w:rsidRPr="00C53E2A" w:rsidRDefault="00700ED6" w:rsidP="00E62E57">
            <w:pPr>
              <w:jc w:val="center"/>
              <w:rPr>
                <w:rFonts w:ascii="Arial" w:hAnsi="Arial" w:cs="Arial"/>
              </w:rPr>
            </w:pPr>
          </w:p>
        </w:tc>
      </w:tr>
      <w:tr w:rsidR="00700ED6" w:rsidRPr="00C53E2A" w14:paraId="1934BE73" w14:textId="77777777" w:rsidTr="00E62E57">
        <w:tc>
          <w:tcPr>
            <w:tcW w:w="2245" w:type="dxa"/>
            <w:shd w:val="clear" w:color="auto" w:fill="709FDB" w:themeFill="text2" w:themeFillTint="80"/>
          </w:tcPr>
          <w:p w14:paraId="0331E9FA"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Organ Dysfunction</w:t>
            </w:r>
          </w:p>
        </w:tc>
        <w:tc>
          <w:tcPr>
            <w:tcW w:w="1184" w:type="dxa"/>
          </w:tcPr>
          <w:p w14:paraId="2CE9DB96" w14:textId="77777777" w:rsidR="00700ED6" w:rsidRPr="00C53E2A" w:rsidRDefault="00700ED6" w:rsidP="00E62E57">
            <w:pPr>
              <w:jc w:val="center"/>
              <w:rPr>
                <w:rFonts w:ascii="Arial" w:hAnsi="Arial" w:cs="Arial"/>
              </w:rPr>
            </w:pPr>
          </w:p>
        </w:tc>
        <w:tc>
          <w:tcPr>
            <w:tcW w:w="1184" w:type="dxa"/>
          </w:tcPr>
          <w:p w14:paraId="2299D314" w14:textId="77777777" w:rsidR="00700ED6" w:rsidRPr="00C53E2A" w:rsidRDefault="00700ED6" w:rsidP="00E62E57">
            <w:pPr>
              <w:jc w:val="center"/>
              <w:rPr>
                <w:rFonts w:ascii="Arial" w:hAnsi="Arial" w:cs="Arial"/>
                <w:color w:val="FF9900"/>
              </w:rPr>
            </w:pPr>
          </w:p>
        </w:tc>
        <w:tc>
          <w:tcPr>
            <w:tcW w:w="1184" w:type="dxa"/>
          </w:tcPr>
          <w:p w14:paraId="0243589F" w14:textId="77777777" w:rsidR="00700ED6" w:rsidRPr="00C53E2A" w:rsidRDefault="00700ED6" w:rsidP="00E62E57">
            <w:pPr>
              <w:jc w:val="center"/>
              <w:rPr>
                <w:rFonts w:ascii="Arial" w:hAnsi="Arial" w:cs="Arial"/>
              </w:rPr>
            </w:pPr>
            <w:r w:rsidRPr="00C53E2A">
              <w:rPr>
                <w:rFonts w:ascii="Segoe UI Symbol" w:hAnsi="Segoe UI Symbol" w:cs="Segoe UI Symbol"/>
                <w:b/>
                <w:bCs/>
                <w:noProof/>
                <w:color w:val="FF9900"/>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t>
            </w:r>
          </w:p>
        </w:tc>
        <w:tc>
          <w:tcPr>
            <w:tcW w:w="1184" w:type="dxa"/>
          </w:tcPr>
          <w:p w14:paraId="6CAB81A2" w14:textId="77777777" w:rsidR="00700ED6" w:rsidRPr="00C53E2A" w:rsidRDefault="00700ED6" w:rsidP="00E62E57">
            <w:pPr>
              <w:jc w:val="center"/>
              <w:rPr>
                <w:rFonts w:ascii="Arial" w:hAnsi="Arial" w:cs="Arial"/>
              </w:rPr>
            </w:pPr>
          </w:p>
        </w:tc>
        <w:tc>
          <w:tcPr>
            <w:tcW w:w="1184" w:type="dxa"/>
          </w:tcPr>
          <w:p w14:paraId="0A9914B3" w14:textId="77777777" w:rsidR="00700ED6" w:rsidRPr="00C53E2A" w:rsidRDefault="00700ED6" w:rsidP="00E62E57">
            <w:pPr>
              <w:jc w:val="center"/>
              <w:rPr>
                <w:rFonts w:ascii="Arial" w:hAnsi="Arial" w:cs="Arial"/>
              </w:rPr>
            </w:pPr>
          </w:p>
        </w:tc>
        <w:tc>
          <w:tcPr>
            <w:tcW w:w="1185" w:type="dxa"/>
          </w:tcPr>
          <w:p w14:paraId="2DBBD059" w14:textId="77777777" w:rsidR="00700ED6" w:rsidRPr="00C53E2A" w:rsidRDefault="00700ED6" w:rsidP="00E62E57">
            <w:pPr>
              <w:jc w:val="center"/>
              <w:rPr>
                <w:rFonts w:ascii="Arial" w:hAnsi="Arial" w:cs="Arial"/>
              </w:rPr>
            </w:pPr>
          </w:p>
        </w:tc>
      </w:tr>
      <w:tr w:rsidR="00700ED6" w:rsidRPr="00C53E2A" w14:paraId="3D501ABF" w14:textId="77777777" w:rsidTr="00E62E57">
        <w:tc>
          <w:tcPr>
            <w:tcW w:w="2245" w:type="dxa"/>
            <w:shd w:val="clear" w:color="auto" w:fill="709FDB" w:themeFill="text2" w:themeFillTint="80"/>
          </w:tcPr>
          <w:p w14:paraId="177B0CA2" w14:textId="77777777" w:rsidR="00700ED6" w:rsidRPr="00C53E2A" w:rsidRDefault="00700ED6" w:rsidP="00E62E57">
            <w:pPr>
              <w:rPr>
                <w:rFonts w:ascii="Arial" w:hAnsi="Arial" w:cs="Arial"/>
                <w:i/>
                <w:iCs/>
                <w:color w:val="FFFFFF" w:themeColor="background1"/>
              </w:rPr>
            </w:pPr>
            <w:r w:rsidRPr="00C53E2A">
              <w:rPr>
                <w:rFonts w:ascii="Arial" w:hAnsi="Arial" w:cs="Arial"/>
                <w:i/>
                <w:iCs/>
                <w:color w:val="FFFFFF" w:themeColor="background1"/>
              </w:rPr>
              <w:t>Infection Anchor</w:t>
            </w:r>
          </w:p>
        </w:tc>
        <w:tc>
          <w:tcPr>
            <w:tcW w:w="1184" w:type="dxa"/>
            <w:shd w:val="clear" w:color="auto" w:fill="EAF1DD" w:themeFill="accent3" w:themeFillTint="33"/>
          </w:tcPr>
          <w:p w14:paraId="66A067EF" w14:textId="77777777" w:rsidR="00700ED6" w:rsidRPr="00C53E2A" w:rsidRDefault="00700ED6" w:rsidP="00E62E57">
            <w:pPr>
              <w:jc w:val="center"/>
              <w:rPr>
                <w:rFonts w:ascii="Arial" w:hAnsi="Arial" w:cs="Arial"/>
              </w:rPr>
            </w:pPr>
          </w:p>
        </w:tc>
        <w:tc>
          <w:tcPr>
            <w:tcW w:w="1184" w:type="dxa"/>
            <w:shd w:val="clear" w:color="auto" w:fill="EAF1DD" w:themeFill="accent3" w:themeFillTint="33"/>
          </w:tcPr>
          <w:p w14:paraId="32C027CC" w14:textId="77777777" w:rsidR="00700ED6" w:rsidRPr="00C53E2A" w:rsidRDefault="00700ED6" w:rsidP="00E62E57">
            <w:pPr>
              <w:jc w:val="center"/>
              <w:rPr>
                <w:rFonts w:ascii="Arial" w:hAnsi="Arial" w:cs="Arial"/>
              </w:rPr>
            </w:pPr>
            <w:r w:rsidRPr="00C53E2A">
              <w:rPr>
                <w:rFonts w:ascii="Arial" w:hAnsi="Arial" w:cs="Arial"/>
                <w:color w:val="9BBB59" w:themeColor="accent3"/>
              </w:rPr>
              <w:t>∆</w:t>
            </w:r>
          </w:p>
        </w:tc>
        <w:tc>
          <w:tcPr>
            <w:tcW w:w="1184" w:type="dxa"/>
            <w:shd w:val="clear" w:color="auto" w:fill="EAF1DD" w:themeFill="accent3" w:themeFillTint="33"/>
          </w:tcPr>
          <w:p w14:paraId="10C38D23" w14:textId="77777777" w:rsidR="00700ED6" w:rsidRPr="00C53E2A" w:rsidRDefault="00700ED6" w:rsidP="00E62E57">
            <w:pPr>
              <w:jc w:val="center"/>
              <w:rPr>
                <w:rFonts w:ascii="Arial" w:hAnsi="Arial" w:cs="Arial"/>
              </w:rPr>
            </w:pPr>
          </w:p>
        </w:tc>
        <w:tc>
          <w:tcPr>
            <w:tcW w:w="1184" w:type="dxa"/>
          </w:tcPr>
          <w:p w14:paraId="390A2AE4" w14:textId="77777777" w:rsidR="00700ED6" w:rsidRPr="00C53E2A" w:rsidRDefault="00700ED6" w:rsidP="00E62E57">
            <w:pPr>
              <w:jc w:val="center"/>
              <w:rPr>
                <w:rFonts w:ascii="Arial" w:hAnsi="Arial" w:cs="Arial"/>
              </w:rPr>
            </w:pPr>
          </w:p>
        </w:tc>
        <w:tc>
          <w:tcPr>
            <w:tcW w:w="1184" w:type="dxa"/>
          </w:tcPr>
          <w:p w14:paraId="561C48FD" w14:textId="77777777" w:rsidR="00700ED6" w:rsidRPr="00C53E2A" w:rsidRDefault="00700ED6" w:rsidP="00E62E57">
            <w:pPr>
              <w:jc w:val="center"/>
              <w:rPr>
                <w:rFonts w:ascii="Arial" w:hAnsi="Arial" w:cs="Arial"/>
              </w:rPr>
            </w:pPr>
          </w:p>
        </w:tc>
        <w:tc>
          <w:tcPr>
            <w:tcW w:w="1185" w:type="dxa"/>
          </w:tcPr>
          <w:p w14:paraId="1628FBC9" w14:textId="77777777" w:rsidR="00700ED6" w:rsidRPr="00C53E2A" w:rsidRDefault="00700ED6" w:rsidP="00E62E57">
            <w:pPr>
              <w:jc w:val="center"/>
              <w:rPr>
                <w:rFonts w:ascii="Arial" w:hAnsi="Arial" w:cs="Arial"/>
              </w:rPr>
            </w:pPr>
          </w:p>
        </w:tc>
      </w:tr>
      <w:tr w:rsidR="00700ED6" w:rsidRPr="00C53E2A" w14:paraId="6559A8EC" w14:textId="77777777" w:rsidTr="00E62E57">
        <w:tc>
          <w:tcPr>
            <w:tcW w:w="2245" w:type="dxa"/>
            <w:shd w:val="clear" w:color="auto" w:fill="709FDB" w:themeFill="text2" w:themeFillTint="80"/>
          </w:tcPr>
          <w:p w14:paraId="451EEB3A" w14:textId="77777777" w:rsidR="00700ED6" w:rsidRPr="00C53E2A" w:rsidRDefault="00700ED6" w:rsidP="00E62E57">
            <w:pPr>
              <w:rPr>
                <w:rFonts w:ascii="Arial" w:hAnsi="Arial" w:cs="Arial"/>
                <w:i/>
                <w:iCs/>
                <w:color w:val="FFFFFF" w:themeColor="background1"/>
              </w:rPr>
            </w:pPr>
            <w:r w:rsidRPr="00C53E2A">
              <w:rPr>
                <w:rFonts w:ascii="Arial" w:hAnsi="Arial" w:cs="Arial"/>
                <w:i/>
                <w:iCs/>
                <w:color w:val="FFFFFF" w:themeColor="background1"/>
              </w:rPr>
              <w:t>Infection Onset</w:t>
            </w:r>
          </w:p>
        </w:tc>
        <w:tc>
          <w:tcPr>
            <w:tcW w:w="1184" w:type="dxa"/>
            <w:shd w:val="clear" w:color="auto" w:fill="FFFF00"/>
          </w:tcPr>
          <w:p w14:paraId="4E32E1BE" w14:textId="77777777" w:rsidR="00700ED6" w:rsidRPr="00C53E2A" w:rsidRDefault="00700ED6" w:rsidP="00E62E57">
            <w:pPr>
              <w:jc w:val="center"/>
              <w:rPr>
                <w:rFonts w:ascii="Arial" w:hAnsi="Arial" w:cs="Arial"/>
              </w:rPr>
            </w:pPr>
          </w:p>
        </w:tc>
        <w:tc>
          <w:tcPr>
            <w:tcW w:w="1184" w:type="dxa"/>
            <w:shd w:val="clear" w:color="auto" w:fill="FFFF00"/>
          </w:tcPr>
          <w:p w14:paraId="110B0F6B" w14:textId="77777777" w:rsidR="00700ED6" w:rsidRPr="00C53E2A" w:rsidRDefault="00700ED6" w:rsidP="00E62E57">
            <w:pPr>
              <w:jc w:val="center"/>
              <w:rPr>
                <w:rFonts w:ascii="Arial" w:hAnsi="Arial" w:cs="Arial"/>
              </w:rPr>
            </w:pPr>
            <w:r w:rsidRPr="00C53E2A">
              <w:rPr>
                <w:rFonts w:ascii="Arial" w:hAnsi="Arial" w:cs="Arial"/>
                <w:color w:val="3071C3" w:themeColor="text2" w:themeTint="BF"/>
              </w:rPr>
              <w:t xml:space="preserve">◊ </w:t>
            </w:r>
          </w:p>
        </w:tc>
        <w:tc>
          <w:tcPr>
            <w:tcW w:w="1184" w:type="dxa"/>
            <w:shd w:val="clear" w:color="auto" w:fill="FFFF00"/>
          </w:tcPr>
          <w:p w14:paraId="705B23BB" w14:textId="77777777" w:rsidR="00700ED6" w:rsidRPr="00C53E2A" w:rsidRDefault="00700ED6" w:rsidP="00E62E57">
            <w:pPr>
              <w:jc w:val="center"/>
              <w:rPr>
                <w:rFonts w:ascii="Arial" w:hAnsi="Arial" w:cs="Arial"/>
              </w:rPr>
            </w:pPr>
          </w:p>
        </w:tc>
        <w:tc>
          <w:tcPr>
            <w:tcW w:w="1184" w:type="dxa"/>
          </w:tcPr>
          <w:p w14:paraId="7376AF0C" w14:textId="77777777" w:rsidR="00700ED6" w:rsidRPr="00C53E2A" w:rsidRDefault="00700ED6" w:rsidP="00E62E57">
            <w:pPr>
              <w:jc w:val="center"/>
              <w:rPr>
                <w:rFonts w:ascii="Arial" w:hAnsi="Arial" w:cs="Arial"/>
              </w:rPr>
            </w:pPr>
          </w:p>
        </w:tc>
        <w:tc>
          <w:tcPr>
            <w:tcW w:w="1184" w:type="dxa"/>
          </w:tcPr>
          <w:p w14:paraId="2B2651C7" w14:textId="77777777" w:rsidR="00700ED6" w:rsidRPr="00C53E2A" w:rsidRDefault="00700ED6" w:rsidP="00E62E57">
            <w:pPr>
              <w:jc w:val="center"/>
              <w:rPr>
                <w:rFonts w:ascii="Arial" w:hAnsi="Arial" w:cs="Arial"/>
              </w:rPr>
            </w:pPr>
          </w:p>
        </w:tc>
        <w:tc>
          <w:tcPr>
            <w:tcW w:w="1185" w:type="dxa"/>
          </w:tcPr>
          <w:p w14:paraId="781C00DA" w14:textId="77777777" w:rsidR="00700ED6" w:rsidRPr="00C53E2A" w:rsidRDefault="00700ED6" w:rsidP="00E62E57">
            <w:pPr>
              <w:jc w:val="center"/>
              <w:rPr>
                <w:rFonts w:ascii="Arial" w:hAnsi="Arial" w:cs="Arial"/>
              </w:rPr>
            </w:pPr>
          </w:p>
        </w:tc>
      </w:tr>
      <w:tr w:rsidR="00700ED6" w:rsidRPr="00C53E2A" w14:paraId="36A95A2B" w14:textId="77777777" w:rsidTr="00E62E57">
        <w:tc>
          <w:tcPr>
            <w:tcW w:w="2245" w:type="dxa"/>
            <w:shd w:val="clear" w:color="auto" w:fill="709FDB" w:themeFill="text2" w:themeFillTint="80"/>
          </w:tcPr>
          <w:p w14:paraId="3BB25E25" w14:textId="77777777" w:rsidR="00700ED6" w:rsidRPr="00C53E2A" w:rsidRDefault="00700ED6" w:rsidP="00E62E57">
            <w:pPr>
              <w:rPr>
                <w:rFonts w:ascii="Arial" w:hAnsi="Arial" w:cs="Arial"/>
                <w:b/>
                <w:bCs/>
                <w:color w:val="FFFFFF" w:themeColor="background1"/>
              </w:rPr>
            </w:pPr>
            <w:r w:rsidRPr="00C53E2A">
              <w:rPr>
                <w:rFonts w:ascii="Arial" w:hAnsi="Arial" w:cs="Arial"/>
                <w:b/>
                <w:bCs/>
                <w:color w:val="FFFFFF" w:themeColor="background1"/>
              </w:rPr>
              <w:t>Sepsis Event Date</w:t>
            </w:r>
          </w:p>
        </w:tc>
        <w:tc>
          <w:tcPr>
            <w:tcW w:w="1184" w:type="dxa"/>
          </w:tcPr>
          <w:p w14:paraId="44D2874F" w14:textId="77777777" w:rsidR="00700ED6" w:rsidRPr="00C53E2A" w:rsidRDefault="00700ED6" w:rsidP="00E62E57">
            <w:pPr>
              <w:jc w:val="center"/>
              <w:rPr>
                <w:rFonts w:ascii="Arial" w:hAnsi="Arial" w:cs="Arial"/>
                <w:b/>
                <w:bCs/>
              </w:rPr>
            </w:pPr>
          </w:p>
        </w:tc>
        <w:tc>
          <w:tcPr>
            <w:tcW w:w="1184" w:type="dxa"/>
          </w:tcPr>
          <w:p w14:paraId="5B9DC1AE" w14:textId="77777777" w:rsidR="00700ED6" w:rsidRPr="00C53E2A" w:rsidRDefault="00700ED6" w:rsidP="00E62E57">
            <w:pPr>
              <w:jc w:val="center"/>
              <w:rPr>
                <w:rFonts w:ascii="Arial" w:hAnsi="Arial" w:cs="Arial"/>
              </w:rPr>
            </w:pPr>
            <w:r w:rsidRPr="00C53E2A">
              <w:rPr>
                <w:rFonts w:ascii="Arial" w:hAnsi="Arial" w:cs="Arial"/>
                <w:b/>
                <w:bCs/>
                <w:color w:val="EE0000"/>
              </w:rPr>
              <w:t>HO-ASE</w:t>
            </w:r>
          </w:p>
        </w:tc>
        <w:tc>
          <w:tcPr>
            <w:tcW w:w="1184" w:type="dxa"/>
          </w:tcPr>
          <w:p w14:paraId="4E1C2433" w14:textId="77777777" w:rsidR="00700ED6" w:rsidRPr="00C53E2A" w:rsidRDefault="00700ED6" w:rsidP="00E62E57">
            <w:pPr>
              <w:jc w:val="center"/>
              <w:rPr>
                <w:rFonts w:ascii="Arial" w:hAnsi="Arial" w:cs="Arial"/>
              </w:rPr>
            </w:pPr>
          </w:p>
        </w:tc>
        <w:tc>
          <w:tcPr>
            <w:tcW w:w="1184" w:type="dxa"/>
          </w:tcPr>
          <w:p w14:paraId="28A59943" w14:textId="77777777" w:rsidR="00700ED6" w:rsidRPr="00C53E2A" w:rsidRDefault="00700ED6" w:rsidP="00E62E57">
            <w:pPr>
              <w:jc w:val="center"/>
              <w:rPr>
                <w:rFonts w:ascii="Arial" w:hAnsi="Arial" w:cs="Arial"/>
              </w:rPr>
            </w:pPr>
          </w:p>
        </w:tc>
        <w:tc>
          <w:tcPr>
            <w:tcW w:w="1184" w:type="dxa"/>
          </w:tcPr>
          <w:p w14:paraId="73F565EB" w14:textId="77777777" w:rsidR="00700ED6" w:rsidRPr="00C53E2A" w:rsidRDefault="00700ED6" w:rsidP="00E62E57">
            <w:pPr>
              <w:jc w:val="center"/>
              <w:rPr>
                <w:rFonts w:ascii="Arial" w:hAnsi="Arial" w:cs="Arial"/>
              </w:rPr>
            </w:pPr>
          </w:p>
        </w:tc>
        <w:tc>
          <w:tcPr>
            <w:tcW w:w="1185" w:type="dxa"/>
          </w:tcPr>
          <w:p w14:paraId="2853EC9F" w14:textId="77777777" w:rsidR="00700ED6" w:rsidRPr="00C53E2A" w:rsidRDefault="00700ED6" w:rsidP="00E62E57">
            <w:pPr>
              <w:jc w:val="center"/>
              <w:rPr>
                <w:rFonts w:ascii="Arial" w:hAnsi="Arial" w:cs="Arial"/>
              </w:rPr>
            </w:pPr>
          </w:p>
        </w:tc>
      </w:tr>
    </w:tbl>
    <w:p w14:paraId="175EB338" w14:textId="77777777" w:rsidR="00700ED6" w:rsidRDefault="00700ED6" w:rsidP="00C53E2A">
      <w:pPr>
        <w:spacing w:after="0" w:line="240" w:lineRule="auto"/>
        <w:rPr>
          <w:rFonts w:ascii="Arial" w:hAnsi="Arial" w:cs="Arial"/>
          <w:b/>
          <w:bCs/>
        </w:rPr>
      </w:pPr>
    </w:p>
    <w:p w14:paraId="624E3DCE" w14:textId="77777777" w:rsidR="00700ED6" w:rsidRDefault="00700ED6" w:rsidP="00C53E2A">
      <w:pPr>
        <w:spacing w:after="0" w:line="240" w:lineRule="auto"/>
        <w:rPr>
          <w:rFonts w:ascii="Arial" w:hAnsi="Arial" w:cs="Arial"/>
          <w:b/>
          <w:bCs/>
        </w:rPr>
      </w:pPr>
    </w:p>
    <w:p w14:paraId="0CB3EF40" w14:textId="03C6D803" w:rsidR="00C53E2A" w:rsidRPr="00C53E2A" w:rsidRDefault="00C53E2A" w:rsidP="00C53E2A">
      <w:pPr>
        <w:spacing w:after="0" w:line="240" w:lineRule="auto"/>
        <w:rPr>
          <w:rFonts w:ascii="Arial" w:hAnsi="Arial" w:cs="Arial"/>
          <w:b/>
          <w:bCs/>
        </w:rPr>
      </w:pPr>
      <w:r w:rsidRPr="00C53E2A">
        <w:rPr>
          <w:rFonts w:ascii="Arial" w:hAnsi="Arial" w:cs="Arial"/>
          <w:b/>
          <w:bCs/>
        </w:rPr>
        <w:t>Example 6. Discordant Case: HO-Infection</w:t>
      </w:r>
      <w:r w:rsidR="00700ED6">
        <w:rPr>
          <w:rFonts w:ascii="Arial" w:hAnsi="Arial" w:cs="Arial"/>
          <w:b/>
          <w:bCs/>
        </w:rPr>
        <w:t xml:space="preserve"> but </w:t>
      </w:r>
      <w:r w:rsidRPr="00C53E2A">
        <w:rPr>
          <w:rFonts w:ascii="Arial" w:hAnsi="Arial" w:cs="Arial"/>
          <w:b/>
          <w:bCs/>
        </w:rPr>
        <w:t>CO-Sepsis</w:t>
      </w:r>
    </w:p>
    <w:p w14:paraId="3090A2B6" w14:textId="05B97981" w:rsidR="00C53E2A" w:rsidRPr="00C53E2A" w:rsidRDefault="00C53E2A" w:rsidP="4E0CB59E">
      <w:pPr>
        <w:spacing w:after="0" w:line="240" w:lineRule="auto"/>
        <w:rPr>
          <w:rFonts w:ascii="Arial" w:hAnsi="Arial" w:cs="Arial"/>
        </w:rPr>
      </w:pPr>
      <w:r w:rsidRPr="00C53E2A">
        <w:rPr>
          <w:rFonts w:ascii="Arial" w:hAnsi="Arial" w:cs="Arial"/>
          <w:shd w:val="clear" w:color="auto" w:fill="EAF1DD" w:themeFill="accent3" w:themeFillTint="33"/>
        </w:rPr>
        <w:t>Infection Window</w:t>
      </w:r>
      <w:r w:rsidRPr="00C53E2A">
        <w:rPr>
          <w:rFonts w:ascii="Arial" w:hAnsi="Arial" w:cs="Arial"/>
        </w:rPr>
        <w:t xml:space="preserve">  </w:t>
      </w:r>
      <w:r w:rsidRPr="00C53E2A">
        <w:rPr>
          <w:rFonts w:ascii="Arial" w:hAnsi="Arial" w:cs="Arial"/>
          <w:shd w:val="clear" w:color="auto" w:fill="FFFF00"/>
        </w:rPr>
        <w:t>Sepsis Event Window</w:t>
      </w:r>
    </w:p>
    <w:tbl>
      <w:tblPr>
        <w:tblStyle w:val="TableGrid"/>
        <w:tblpPr w:leftFromText="187" w:rightFromText="187" w:vertAnchor="text" w:horzAnchor="margin" w:tblpY="1"/>
        <w:tblW w:w="0" w:type="auto"/>
        <w:tblLook w:val="04A0" w:firstRow="1" w:lastRow="0" w:firstColumn="1" w:lastColumn="0" w:noHBand="0" w:noVBand="1"/>
      </w:tblPr>
      <w:tblGrid>
        <w:gridCol w:w="2245"/>
        <w:gridCol w:w="1184"/>
        <w:gridCol w:w="1184"/>
        <w:gridCol w:w="1184"/>
        <w:gridCol w:w="1184"/>
        <w:gridCol w:w="1184"/>
        <w:gridCol w:w="1185"/>
      </w:tblGrid>
      <w:tr w:rsidR="00700ED6" w:rsidRPr="00C53E2A" w14:paraId="12C6D359" w14:textId="77777777" w:rsidTr="00935808">
        <w:tc>
          <w:tcPr>
            <w:tcW w:w="2245" w:type="dxa"/>
            <w:shd w:val="clear" w:color="auto" w:fill="709FDB" w:themeFill="text2" w:themeFillTint="80"/>
          </w:tcPr>
          <w:p w14:paraId="64948982" w14:textId="77777777" w:rsidR="00700ED6" w:rsidRPr="00C53E2A" w:rsidRDefault="00700ED6" w:rsidP="00935808">
            <w:pPr>
              <w:rPr>
                <w:rFonts w:ascii="Arial" w:hAnsi="Arial" w:cs="Arial"/>
                <w:b/>
                <w:bCs/>
                <w:color w:val="FFFFFF" w:themeColor="background1"/>
              </w:rPr>
            </w:pPr>
          </w:p>
        </w:tc>
        <w:tc>
          <w:tcPr>
            <w:tcW w:w="1184" w:type="dxa"/>
            <w:shd w:val="clear" w:color="auto" w:fill="709FDB" w:themeFill="text2" w:themeFillTint="80"/>
          </w:tcPr>
          <w:p w14:paraId="316C34D1" w14:textId="77777777" w:rsidR="00700ED6" w:rsidRPr="00C53E2A" w:rsidRDefault="00700ED6" w:rsidP="00935808">
            <w:pPr>
              <w:jc w:val="center"/>
              <w:rPr>
                <w:rFonts w:ascii="Arial" w:hAnsi="Arial" w:cs="Arial"/>
                <w:b/>
                <w:bCs/>
                <w:color w:val="FFFFFF" w:themeColor="background1"/>
              </w:rPr>
            </w:pPr>
            <w:r w:rsidRPr="00C53E2A">
              <w:rPr>
                <w:rFonts w:ascii="Arial" w:hAnsi="Arial" w:cs="Arial"/>
                <w:b/>
                <w:bCs/>
                <w:color w:val="FFFFFF" w:themeColor="background1"/>
              </w:rPr>
              <w:t>3</w:t>
            </w:r>
          </w:p>
        </w:tc>
        <w:tc>
          <w:tcPr>
            <w:tcW w:w="1184" w:type="dxa"/>
            <w:shd w:val="clear" w:color="auto" w:fill="709FDB" w:themeFill="text2" w:themeFillTint="80"/>
          </w:tcPr>
          <w:p w14:paraId="1F3301AE" w14:textId="77777777" w:rsidR="00700ED6" w:rsidRPr="00C53E2A" w:rsidRDefault="00700ED6" w:rsidP="00935808">
            <w:pPr>
              <w:jc w:val="center"/>
              <w:rPr>
                <w:rFonts w:ascii="Arial" w:hAnsi="Arial" w:cs="Arial"/>
                <w:b/>
                <w:bCs/>
                <w:color w:val="FFFFFF" w:themeColor="background1"/>
              </w:rPr>
            </w:pPr>
            <w:r w:rsidRPr="00C53E2A">
              <w:rPr>
                <w:rFonts w:ascii="Arial" w:hAnsi="Arial" w:cs="Arial"/>
                <w:b/>
                <w:bCs/>
                <w:color w:val="FFFFFF" w:themeColor="background1"/>
              </w:rPr>
              <w:t>4</w:t>
            </w:r>
          </w:p>
        </w:tc>
        <w:tc>
          <w:tcPr>
            <w:tcW w:w="1184" w:type="dxa"/>
            <w:shd w:val="clear" w:color="auto" w:fill="709FDB" w:themeFill="text2" w:themeFillTint="80"/>
          </w:tcPr>
          <w:p w14:paraId="02D43C31" w14:textId="77777777" w:rsidR="00700ED6" w:rsidRPr="00C53E2A" w:rsidRDefault="00700ED6" w:rsidP="00935808">
            <w:pPr>
              <w:jc w:val="center"/>
              <w:rPr>
                <w:rFonts w:ascii="Arial" w:hAnsi="Arial" w:cs="Arial"/>
                <w:b/>
                <w:bCs/>
                <w:color w:val="FFFFFF" w:themeColor="background1"/>
              </w:rPr>
            </w:pPr>
            <w:r w:rsidRPr="00C53E2A">
              <w:rPr>
                <w:rFonts w:ascii="Arial" w:hAnsi="Arial" w:cs="Arial"/>
                <w:b/>
                <w:bCs/>
                <w:color w:val="FFFFFF" w:themeColor="background1"/>
              </w:rPr>
              <w:t>5</w:t>
            </w:r>
          </w:p>
        </w:tc>
        <w:tc>
          <w:tcPr>
            <w:tcW w:w="1184" w:type="dxa"/>
            <w:shd w:val="clear" w:color="auto" w:fill="709FDB" w:themeFill="text2" w:themeFillTint="80"/>
          </w:tcPr>
          <w:p w14:paraId="2315DE52" w14:textId="77777777" w:rsidR="00700ED6" w:rsidRPr="00C53E2A" w:rsidRDefault="00700ED6" w:rsidP="00935808">
            <w:pPr>
              <w:jc w:val="center"/>
              <w:rPr>
                <w:rFonts w:ascii="Arial" w:hAnsi="Arial" w:cs="Arial"/>
                <w:b/>
                <w:bCs/>
                <w:color w:val="FFFFFF" w:themeColor="background1"/>
              </w:rPr>
            </w:pPr>
            <w:r w:rsidRPr="00C53E2A">
              <w:rPr>
                <w:rFonts w:ascii="Arial" w:hAnsi="Arial" w:cs="Arial"/>
                <w:b/>
                <w:bCs/>
                <w:color w:val="FFFFFF" w:themeColor="background1"/>
              </w:rPr>
              <w:t>6</w:t>
            </w:r>
          </w:p>
        </w:tc>
        <w:tc>
          <w:tcPr>
            <w:tcW w:w="1184" w:type="dxa"/>
            <w:shd w:val="clear" w:color="auto" w:fill="709FDB" w:themeFill="text2" w:themeFillTint="80"/>
          </w:tcPr>
          <w:p w14:paraId="18FEC450" w14:textId="77777777" w:rsidR="00700ED6" w:rsidRPr="00C53E2A" w:rsidRDefault="00700ED6" w:rsidP="00935808">
            <w:pPr>
              <w:jc w:val="center"/>
              <w:rPr>
                <w:rFonts w:ascii="Arial" w:hAnsi="Arial" w:cs="Arial"/>
                <w:b/>
                <w:bCs/>
                <w:color w:val="FFFFFF" w:themeColor="background1"/>
              </w:rPr>
            </w:pPr>
            <w:r w:rsidRPr="00C53E2A">
              <w:rPr>
                <w:rFonts w:ascii="Arial" w:hAnsi="Arial" w:cs="Arial"/>
                <w:b/>
                <w:bCs/>
                <w:color w:val="FFFFFF" w:themeColor="background1"/>
              </w:rPr>
              <w:t>7</w:t>
            </w:r>
          </w:p>
        </w:tc>
        <w:tc>
          <w:tcPr>
            <w:tcW w:w="1185" w:type="dxa"/>
            <w:shd w:val="clear" w:color="auto" w:fill="709FDB" w:themeFill="text2" w:themeFillTint="80"/>
          </w:tcPr>
          <w:p w14:paraId="00BDF759" w14:textId="77777777" w:rsidR="00700ED6" w:rsidRPr="00C53E2A" w:rsidRDefault="00700ED6" w:rsidP="00935808">
            <w:pPr>
              <w:jc w:val="center"/>
              <w:rPr>
                <w:rFonts w:ascii="Arial" w:hAnsi="Arial" w:cs="Arial"/>
                <w:b/>
                <w:bCs/>
                <w:color w:val="FFFFFF" w:themeColor="background1"/>
              </w:rPr>
            </w:pPr>
            <w:r w:rsidRPr="00C53E2A">
              <w:rPr>
                <w:rFonts w:ascii="Arial" w:hAnsi="Arial" w:cs="Arial"/>
                <w:b/>
                <w:bCs/>
                <w:color w:val="FFFFFF" w:themeColor="background1"/>
              </w:rPr>
              <w:t>8</w:t>
            </w:r>
          </w:p>
        </w:tc>
      </w:tr>
      <w:tr w:rsidR="00700ED6" w:rsidRPr="00C53E2A" w14:paraId="0E495D59" w14:textId="77777777" w:rsidTr="00935808">
        <w:tc>
          <w:tcPr>
            <w:tcW w:w="2245" w:type="dxa"/>
            <w:shd w:val="clear" w:color="auto" w:fill="709FDB" w:themeFill="text2" w:themeFillTint="80"/>
          </w:tcPr>
          <w:p w14:paraId="70A6B1C8" w14:textId="77777777" w:rsidR="00700ED6" w:rsidRPr="00C53E2A" w:rsidRDefault="00700ED6" w:rsidP="00935808">
            <w:pPr>
              <w:rPr>
                <w:rFonts w:ascii="Arial" w:hAnsi="Arial" w:cs="Arial"/>
                <w:b/>
                <w:bCs/>
                <w:color w:val="FFFFFF" w:themeColor="background1"/>
              </w:rPr>
            </w:pPr>
            <w:r w:rsidRPr="00C53E2A">
              <w:rPr>
                <w:rFonts w:ascii="Arial" w:hAnsi="Arial" w:cs="Arial"/>
                <w:b/>
                <w:bCs/>
                <w:color w:val="FFFFFF" w:themeColor="background1"/>
              </w:rPr>
              <w:t>Blood culture</w:t>
            </w:r>
          </w:p>
        </w:tc>
        <w:tc>
          <w:tcPr>
            <w:tcW w:w="1184" w:type="dxa"/>
          </w:tcPr>
          <w:p w14:paraId="45FF30B1" w14:textId="77777777" w:rsidR="00700ED6" w:rsidRPr="00C53E2A" w:rsidRDefault="00700ED6" w:rsidP="00935808">
            <w:pPr>
              <w:jc w:val="center"/>
              <w:rPr>
                <w:rFonts w:ascii="Arial" w:hAnsi="Arial" w:cs="Arial"/>
                <w:b/>
                <w:bCs/>
              </w:rPr>
            </w:pPr>
          </w:p>
        </w:tc>
        <w:tc>
          <w:tcPr>
            <w:tcW w:w="1184" w:type="dxa"/>
          </w:tcPr>
          <w:p w14:paraId="69FBCF3D" w14:textId="77777777" w:rsidR="00700ED6" w:rsidRPr="00C53E2A" w:rsidRDefault="00700ED6" w:rsidP="00935808">
            <w:pPr>
              <w:jc w:val="center"/>
              <w:rPr>
                <w:rFonts w:ascii="Arial" w:hAnsi="Arial" w:cs="Arial"/>
              </w:rPr>
            </w:pPr>
          </w:p>
        </w:tc>
        <w:tc>
          <w:tcPr>
            <w:tcW w:w="1184" w:type="dxa"/>
          </w:tcPr>
          <w:p w14:paraId="7C4A484C" w14:textId="77777777" w:rsidR="00700ED6" w:rsidRPr="00C53E2A" w:rsidRDefault="00700ED6" w:rsidP="00935808">
            <w:pPr>
              <w:jc w:val="center"/>
              <w:rPr>
                <w:rFonts w:ascii="Arial" w:hAnsi="Arial" w:cs="Arial"/>
              </w:rPr>
            </w:pPr>
            <w:r w:rsidRPr="00C53E2A">
              <w:rPr>
                <w:rFonts w:ascii="Segoe UI Symbol" w:hAnsi="Segoe UI Symbol" w:cs="Segoe UI Symbol"/>
                <w:b/>
                <w:bCs/>
                <w:color w:val="EE0000"/>
              </w:rPr>
              <w:t>☑</w:t>
            </w:r>
          </w:p>
        </w:tc>
        <w:tc>
          <w:tcPr>
            <w:tcW w:w="1184" w:type="dxa"/>
          </w:tcPr>
          <w:p w14:paraId="48C49674" w14:textId="77777777" w:rsidR="00700ED6" w:rsidRPr="00C53E2A" w:rsidRDefault="00700ED6" w:rsidP="00935808">
            <w:pPr>
              <w:jc w:val="center"/>
              <w:rPr>
                <w:rFonts w:ascii="Arial" w:hAnsi="Arial" w:cs="Arial"/>
              </w:rPr>
            </w:pPr>
          </w:p>
        </w:tc>
        <w:tc>
          <w:tcPr>
            <w:tcW w:w="1184" w:type="dxa"/>
          </w:tcPr>
          <w:p w14:paraId="38CCA9F2" w14:textId="77777777" w:rsidR="00700ED6" w:rsidRPr="00C53E2A" w:rsidRDefault="00700ED6" w:rsidP="00935808">
            <w:pPr>
              <w:jc w:val="center"/>
              <w:rPr>
                <w:rFonts w:ascii="Arial" w:hAnsi="Arial" w:cs="Arial"/>
              </w:rPr>
            </w:pPr>
          </w:p>
        </w:tc>
        <w:tc>
          <w:tcPr>
            <w:tcW w:w="1185" w:type="dxa"/>
          </w:tcPr>
          <w:p w14:paraId="1EA07F89" w14:textId="77777777" w:rsidR="00700ED6" w:rsidRPr="00C53E2A" w:rsidRDefault="00700ED6" w:rsidP="00935808">
            <w:pPr>
              <w:jc w:val="center"/>
              <w:rPr>
                <w:rFonts w:ascii="Arial" w:hAnsi="Arial" w:cs="Arial"/>
              </w:rPr>
            </w:pPr>
          </w:p>
        </w:tc>
      </w:tr>
      <w:tr w:rsidR="00700ED6" w:rsidRPr="00C53E2A" w14:paraId="12406C79" w14:textId="77777777" w:rsidTr="00935808">
        <w:tc>
          <w:tcPr>
            <w:tcW w:w="2245" w:type="dxa"/>
            <w:shd w:val="clear" w:color="auto" w:fill="709FDB" w:themeFill="text2" w:themeFillTint="80"/>
          </w:tcPr>
          <w:p w14:paraId="2F8EEA1D" w14:textId="77777777" w:rsidR="00700ED6" w:rsidRPr="00C53E2A" w:rsidRDefault="00700ED6" w:rsidP="00935808">
            <w:pPr>
              <w:rPr>
                <w:rFonts w:ascii="Arial" w:hAnsi="Arial" w:cs="Arial"/>
                <w:b/>
                <w:bCs/>
                <w:color w:val="FFFFFF" w:themeColor="background1"/>
              </w:rPr>
            </w:pPr>
            <w:r w:rsidRPr="00C53E2A">
              <w:rPr>
                <w:rFonts w:ascii="Arial" w:hAnsi="Arial" w:cs="Arial"/>
                <w:b/>
                <w:bCs/>
                <w:color w:val="FFFFFF" w:themeColor="background1"/>
              </w:rPr>
              <w:t>QAD</w:t>
            </w:r>
          </w:p>
        </w:tc>
        <w:tc>
          <w:tcPr>
            <w:tcW w:w="1184" w:type="dxa"/>
          </w:tcPr>
          <w:p w14:paraId="18B818A7" w14:textId="77777777" w:rsidR="00700ED6" w:rsidRPr="00C53E2A" w:rsidRDefault="00700ED6" w:rsidP="00935808">
            <w:pPr>
              <w:jc w:val="center"/>
              <w:rPr>
                <w:rFonts w:ascii="Arial" w:hAnsi="Arial" w:cs="Arial"/>
              </w:rPr>
            </w:pPr>
          </w:p>
        </w:tc>
        <w:tc>
          <w:tcPr>
            <w:tcW w:w="1184" w:type="dxa"/>
          </w:tcPr>
          <w:p w14:paraId="69968865" w14:textId="77777777" w:rsidR="00700ED6" w:rsidRPr="00C53E2A" w:rsidRDefault="00700ED6" w:rsidP="00935808">
            <w:pPr>
              <w:jc w:val="center"/>
              <w:rPr>
                <w:rFonts w:ascii="Arial" w:hAnsi="Arial" w:cs="Arial"/>
              </w:rPr>
            </w:pPr>
            <w:r w:rsidRPr="00C53E2A">
              <w:rPr>
                <w:rFonts w:ascii="Arial" w:hAnsi="Arial" w:cs="Arial"/>
                <w:color w:val="9BBB59" w:themeColor="accent3"/>
              </w:rPr>
              <w:t>●</w:t>
            </w:r>
          </w:p>
        </w:tc>
        <w:tc>
          <w:tcPr>
            <w:tcW w:w="1184" w:type="dxa"/>
          </w:tcPr>
          <w:p w14:paraId="4EFB80B4" w14:textId="77777777" w:rsidR="00700ED6" w:rsidRPr="00C53E2A" w:rsidRDefault="00700ED6" w:rsidP="00935808">
            <w:pPr>
              <w:jc w:val="center"/>
              <w:rPr>
                <w:rFonts w:ascii="Arial" w:hAnsi="Arial" w:cs="Arial"/>
              </w:rPr>
            </w:pPr>
            <w:r w:rsidRPr="00C53E2A">
              <w:rPr>
                <w:rFonts w:ascii="Arial" w:hAnsi="Arial" w:cs="Arial"/>
                <w:color w:val="9BBB59" w:themeColor="accent3"/>
              </w:rPr>
              <w:t>●</w:t>
            </w:r>
          </w:p>
        </w:tc>
        <w:tc>
          <w:tcPr>
            <w:tcW w:w="1184" w:type="dxa"/>
          </w:tcPr>
          <w:p w14:paraId="21855674" w14:textId="77777777" w:rsidR="00700ED6" w:rsidRPr="00C53E2A" w:rsidRDefault="00700ED6" w:rsidP="00935808">
            <w:pPr>
              <w:jc w:val="center"/>
              <w:rPr>
                <w:rFonts w:ascii="Arial" w:hAnsi="Arial" w:cs="Arial"/>
              </w:rPr>
            </w:pPr>
            <w:r w:rsidRPr="00C53E2A">
              <w:rPr>
                <w:rFonts w:ascii="Arial" w:hAnsi="Arial" w:cs="Arial"/>
                <w:color w:val="9BBB59" w:themeColor="accent3"/>
              </w:rPr>
              <w:t>●</w:t>
            </w:r>
          </w:p>
        </w:tc>
        <w:tc>
          <w:tcPr>
            <w:tcW w:w="1184" w:type="dxa"/>
          </w:tcPr>
          <w:p w14:paraId="13526A8C" w14:textId="77777777" w:rsidR="00700ED6" w:rsidRPr="00C53E2A" w:rsidRDefault="00700ED6" w:rsidP="00935808">
            <w:pPr>
              <w:jc w:val="center"/>
              <w:rPr>
                <w:rFonts w:ascii="Arial" w:hAnsi="Arial" w:cs="Arial"/>
              </w:rPr>
            </w:pPr>
          </w:p>
        </w:tc>
        <w:tc>
          <w:tcPr>
            <w:tcW w:w="1185" w:type="dxa"/>
          </w:tcPr>
          <w:p w14:paraId="5BCE3E7F" w14:textId="77777777" w:rsidR="00700ED6" w:rsidRPr="00C53E2A" w:rsidRDefault="00700ED6" w:rsidP="00935808">
            <w:pPr>
              <w:jc w:val="center"/>
              <w:rPr>
                <w:rFonts w:ascii="Arial" w:hAnsi="Arial" w:cs="Arial"/>
              </w:rPr>
            </w:pPr>
          </w:p>
        </w:tc>
      </w:tr>
      <w:tr w:rsidR="00700ED6" w:rsidRPr="00C53E2A" w14:paraId="61F6F485" w14:textId="77777777" w:rsidTr="00935808">
        <w:tc>
          <w:tcPr>
            <w:tcW w:w="2245" w:type="dxa"/>
            <w:shd w:val="clear" w:color="auto" w:fill="709FDB" w:themeFill="text2" w:themeFillTint="80"/>
          </w:tcPr>
          <w:p w14:paraId="4C8E2BBB" w14:textId="77777777" w:rsidR="00700ED6" w:rsidRPr="00C53E2A" w:rsidRDefault="00700ED6" w:rsidP="00935808">
            <w:pPr>
              <w:rPr>
                <w:rFonts w:ascii="Arial" w:hAnsi="Arial" w:cs="Arial"/>
                <w:b/>
                <w:bCs/>
                <w:color w:val="FFFFFF" w:themeColor="background1"/>
              </w:rPr>
            </w:pPr>
            <w:r w:rsidRPr="00C53E2A">
              <w:rPr>
                <w:rFonts w:ascii="Arial" w:hAnsi="Arial" w:cs="Arial"/>
                <w:b/>
                <w:bCs/>
                <w:color w:val="FFFFFF" w:themeColor="background1"/>
              </w:rPr>
              <w:t>Organ Dysfunction</w:t>
            </w:r>
          </w:p>
        </w:tc>
        <w:tc>
          <w:tcPr>
            <w:tcW w:w="1184" w:type="dxa"/>
          </w:tcPr>
          <w:p w14:paraId="0530939B" w14:textId="77777777" w:rsidR="00700ED6" w:rsidRPr="00C53E2A" w:rsidRDefault="00700ED6" w:rsidP="00935808">
            <w:pPr>
              <w:jc w:val="center"/>
              <w:rPr>
                <w:rFonts w:ascii="Arial" w:hAnsi="Arial" w:cs="Arial"/>
                <w:b/>
                <w:bCs/>
              </w:rPr>
            </w:pPr>
            <w:r w:rsidRPr="00C53E2A">
              <w:rPr>
                <w:rFonts w:ascii="Segoe UI Symbol" w:hAnsi="Segoe UI Symbol" w:cs="Segoe UI Symbol"/>
                <w:b/>
                <w:bCs/>
                <w:noProof/>
                <w:color w:val="FF9900"/>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t>
            </w:r>
          </w:p>
        </w:tc>
        <w:tc>
          <w:tcPr>
            <w:tcW w:w="1184" w:type="dxa"/>
          </w:tcPr>
          <w:p w14:paraId="339B5FA6" w14:textId="77777777" w:rsidR="00700ED6" w:rsidRPr="00C53E2A" w:rsidRDefault="00700ED6" w:rsidP="00935808">
            <w:pPr>
              <w:jc w:val="center"/>
              <w:rPr>
                <w:rFonts w:ascii="Arial" w:hAnsi="Arial" w:cs="Arial"/>
                <w:color w:val="FF9900"/>
              </w:rPr>
            </w:pPr>
          </w:p>
        </w:tc>
        <w:tc>
          <w:tcPr>
            <w:tcW w:w="1184" w:type="dxa"/>
          </w:tcPr>
          <w:p w14:paraId="6AB141F0" w14:textId="77777777" w:rsidR="00700ED6" w:rsidRPr="00C53E2A" w:rsidRDefault="00700ED6" w:rsidP="00935808">
            <w:pPr>
              <w:jc w:val="center"/>
              <w:rPr>
                <w:rFonts w:ascii="Arial" w:hAnsi="Arial" w:cs="Arial"/>
              </w:rPr>
            </w:pPr>
          </w:p>
        </w:tc>
        <w:tc>
          <w:tcPr>
            <w:tcW w:w="1184" w:type="dxa"/>
          </w:tcPr>
          <w:p w14:paraId="2D3B7DD6" w14:textId="77777777" w:rsidR="00700ED6" w:rsidRPr="00C53E2A" w:rsidRDefault="00700ED6" w:rsidP="00935808">
            <w:pPr>
              <w:jc w:val="center"/>
              <w:rPr>
                <w:rFonts w:ascii="Arial" w:hAnsi="Arial" w:cs="Arial"/>
              </w:rPr>
            </w:pPr>
          </w:p>
        </w:tc>
        <w:tc>
          <w:tcPr>
            <w:tcW w:w="1184" w:type="dxa"/>
          </w:tcPr>
          <w:p w14:paraId="5E5758ED" w14:textId="77777777" w:rsidR="00700ED6" w:rsidRPr="00C53E2A" w:rsidRDefault="00700ED6" w:rsidP="00935808">
            <w:pPr>
              <w:jc w:val="center"/>
              <w:rPr>
                <w:rFonts w:ascii="Arial" w:hAnsi="Arial" w:cs="Arial"/>
              </w:rPr>
            </w:pPr>
          </w:p>
        </w:tc>
        <w:tc>
          <w:tcPr>
            <w:tcW w:w="1185" w:type="dxa"/>
          </w:tcPr>
          <w:p w14:paraId="57FB624C" w14:textId="77777777" w:rsidR="00700ED6" w:rsidRPr="00C53E2A" w:rsidRDefault="00700ED6" w:rsidP="00935808">
            <w:pPr>
              <w:jc w:val="center"/>
              <w:rPr>
                <w:rFonts w:ascii="Arial" w:hAnsi="Arial" w:cs="Arial"/>
              </w:rPr>
            </w:pPr>
          </w:p>
        </w:tc>
      </w:tr>
      <w:tr w:rsidR="00700ED6" w:rsidRPr="00C53E2A" w14:paraId="10D8954F" w14:textId="77777777" w:rsidTr="00935808">
        <w:tc>
          <w:tcPr>
            <w:tcW w:w="2245" w:type="dxa"/>
            <w:shd w:val="clear" w:color="auto" w:fill="709FDB" w:themeFill="text2" w:themeFillTint="80"/>
          </w:tcPr>
          <w:p w14:paraId="5A0F7645" w14:textId="77777777" w:rsidR="00700ED6" w:rsidRPr="00C53E2A" w:rsidRDefault="00700ED6" w:rsidP="00935808">
            <w:pPr>
              <w:rPr>
                <w:rFonts w:ascii="Arial" w:hAnsi="Arial" w:cs="Arial"/>
                <w:i/>
                <w:iCs/>
                <w:color w:val="FFFFFF" w:themeColor="background1"/>
              </w:rPr>
            </w:pPr>
            <w:r w:rsidRPr="00C53E2A">
              <w:rPr>
                <w:rFonts w:ascii="Arial" w:hAnsi="Arial" w:cs="Arial"/>
                <w:i/>
                <w:iCs/>
                <w:color w:val="FFFFFF" w:themeColor="background1"/>
              </w:rPr>
              <w:t>Infection Anchor</w:t>
            </w:r>
          </w:p>
        </w:tc>
        <w:tc>
          <w:tcPr>
            <w:tcW w:w="1184" w:type="dxa"/>
          </w:tcPr>
          <w:p w14:paraId="1E391ABF" w14:textId="77777777" w:rsidR="00700ED6" w:rsidRPr="00C53E2A" w:rsidRDefault="00700ED6" w:rsidP="00935808">
            <w:pPr>
              <w:jc w:val="center"/>
              <w:rPr>
                <w:rFonts w:ascii="Arial" w:hAnsi="Arial" w:cs="Arial"/>
              </w:rPr>
            </w:pPr>
          </w:p>
        </w:tc>
        <w:tc>
          <w:tcPr>
            <w:tcW w:w="1184" w:type="dxa"/>
            <w:shd w:val="clear" w:color="auto" w:fill="EAF1DD" w:themeFill="accent3" w:themeFillTint="33"/>
          </w:tcPr>
          <w:p w14:paraId="0FC3D786" w14:textId="77777777" w:rsidR="00700ED6" w:rsidRPr="00C53E2A" w:rsidRDefault="00700ED6" w:rsidP="00935808">
            <w:pPr>
              <w:jc w:val="center"/>
              <w:rPr>
                <w:rFonts w:ascii="Arial" w:hAnsi="Arial" w:cs="Arial"/>
              </w:rPr>
            </w:pPr>
          </w:p>
        </w:tc>
        <w:tc>
          <w:tcPr>
            <w:tcW w:w="1184" w:type="dxa"/>
            <w:shd w:val="clear" w:color="auto" w:fill="EAF1DD" w:themeFill="accent3" w:themeFillTint="33"/>
          </w:tcPr>
          <w:p w14:paraId="672FE3C1" w14:textId="77777777" w:rsidR="00700ED6" w:rsidRPr="00C53E2A" w:rsidRDefault="00700ED6" w:rsidP="00935808">
            <w:pPr>
              <w:jc w:val="center"/>
              <w:rPr>
                <w:rFonts w:ascii="Arial" w:hAnsi="Arial" w:cs="Arial"/>
              </w:rPr>
            </w:pPr>
            <w:r w:rsidRPr="00C53E2A">
              <w:rPr>
                <w:rFonts w:ascii="Arial" w:hAnsi="Arial" w:cs="Arial"/>
                <w:color w:val="9BBB59" w:themeColor="accent3"/>
              </w:rPr>
              <w:t>∆</w:t>
            </w:r>
          </w:p>
        </w:tc>
        <w:tc>
          <w:tcPr>
            <w:tcW w:w="1184" w:type="dxa"/>
            <w:shd w:val="clear" w:color="auto" w:fill="EAF1DD" w:themeFill="accent3" w:themeFillTint="33"/>
          </w:tcPr>
          <w:p w14:paraId="3341462B" w14:textId="77777777" w:rsidR="00700ED6" w:rsidRPr="00C53E2A" w:rsidRDefault="00700ED6" w:rsidP="00935808">
            <w:pPr>
              <w:jc w:val="center"/>
              <w:rPr>
                <w:rFonts w:ascii="Arial" w:hAnsi="Arial" w:cs="Arial"/>
              </w:rPr>
            </w:pPr>
          </w:p>
        </w:tc>
        <w:tc>
          <w:tcPr>
            <w:tcW w:w="1184" w:type="dxa"/>
          </w:tcPr>
          <w:p w14:paraId="6A2DBE67" w14:textId="77777777" w:rsidR="00700ED6" w:rsidRPr="00C53E2A" w:rsidRDefault="00700ED6" w:rsidP="00935808">
            <w:pPr>
              <w:jc w:val="center"/>
              <w:rPr>
                <w:rFonts w:ascii="Arial" w:hAnsi="Arial" w:cs="Arial"/>
              </w:rPr>
            </w:pPr>
          </w:p>
        </w:tc>
        <w:tc>
          <w:tcPr>
            <w:tcW w:w="1185" w:type="dxa"/>
          </w:tcPr>
          <w:p w14:paraId="77EE6D00" w14:textId="77777777" w:rsidR="00700ED6" w:rsidRPr="00C53E2A" w:rsidRDefault="00700ED6" w:rsidP="00935808">
            <w:pPr>
              <w:jc w:val="center"/>
              <w:rPr>
                <w:rFonts w:ascii="Arial" w:hAnsi="Arial" w:cs="Arial"/>
              </w:rPr>
            </w:pPr>
          </w:p>
        </w:tc>
      </w:tr>
      <w:tr w:rsidR="00700ED6" w:rsidRPr="00C53E2A" w14:paraId="62CB6024" w14:textId="77777777" w:rsidTr="00935808">
        <w:tc>
          <w:tcPr>
            <w:tcW w:w="2245" w:type="dxa"/>
            <w:shd w:val="clear" w:color="auto" w:fill="709FDB" w:themeFill="text2" w:themeFillTint="80"/>
          </w:tcPr>
          <w:p w14:paraId="5FE4B85C" w14:textId="77777777" w:rsidR="00700ED6" w:rsidRPr="00C53E2A" w:rsidRDefault="00700ED6" w:rsidP="00935808">
            <w:pPr>
              <w:rPr>
                <w:rFonts w:ascii="Arial" w:hAnsi="Arial" w:cs="Arial"/>
                <w:i/>
                <w:iCs/>
                <w:color w:val="FFFFFF" w:themeColor="background1"/>
              </w:rPr>
            </w:pPr>
            <w:r w:rsidRPr="00C53E2A">
              <w:rPr>
                <w:rFonts w:ascii="Arial" w:hAnsi="Arial" w:cs="Arial"/>
                <w:i/>
                <w:iCs/>
                <w:color w:val="FFFFFF" w:themeColor="background1"/>
              </w:rPr>
              <w:t>Infection Onset</w:t>
            </w:r>
          </w:p>
        </w:tc>
        <w:tc>
          <w:tcPr>
            <w:tcW w:w="1184" w:type="dxa"/>
            <w:shd w:val="clear" w:color="auto" w:fill="FFFF00"/>
          </w:tcPr>
          <w:p w14:paraId="64819842" w14:textId="77777777" w:rsidR="00700ED6" w:rsidRPr="00C53E2A" w:rsidRDefault="00700ED6" w:rsidP="00935808">
            <w:pPr>
              <w:jc w:val="center"/>
              <w:rPr>
                <w:rFonts w:ascii="Arial" w:hAnsi="Arial" w:cs="Arial"/>
              </w:rPr>
            </w:pPr>
          </w:p>
        </w:tc>
        <w:tc>
          <w:tcPr>
            <w:tcW w:w="1184" w:type="dxa"/>
            <w:shd w:val="clear" w:color="auto" w:fill="FFFF00"/>
          </w:tcPr>
          <w:p w14:paraId="5ABAF8F6" w14:textId="77777777" w:rsidR="00700ED6" w:rsidRPr="00C53E2A" w:rsidRDefault="00700ED6" w:rsidP="00935808">
            <w:pPr>
              <w:jc w:val="center"/>
              <w:rPr>
                <w:rFonts w:ascii="Arial" w:hAnsi="Arial" w:cs="Arial"/>
                <w:color w:val="3071C3" w:themeColor="text2" w:themeTint="BF"/>
              </w:rPr>
            </w:pPr>
            <w:r w:rsidRPr="00C53E2A">
              <w:rPr>
                <w:rFonts w:ascii="Arial" w:hAnsi="Arial" w:cs="Arial"/>
                <w:color w:val="3071C3" w:themeColor="text2" w:themeTint="BF"/>
              </w:rPr>
              <w:t xml:space="preserve">◊ </w:t>
            </w:r>
          </w:p>
          <w:p w14:paraId="51EDDF2A" w14:textId="77777777" w:rsidR="00700ED6" w:rsidRPr="00C53E2A" w:rsidRDefault="00700ED6" w:rsidP="00935808">
            <w:pPr>
              <w:jc w:val="center"/>
              <w:rPr>
                <w:rFonts w:ascii="Arial" w:hAnsi="Arial" w:cs="Arial"/>
              </w:rPr>
            </w:pPr>
            <w:r w:rsidRPr="00C53E2A">
              <w:rPr>
                <w:rFonts w:ascii="Arial" w:hAnsi="Arial" w:cs="Arial"/>
                <w:color w:val="3071C3" w:themeColor="text2" w:themeTint="BF"/>
              </w:rPr>
              <w:t>(HO-Infection)</w:t>
            </w:r>
          </w:p>
        </w:tc>
        <w:tc>
          <w:tcPr>
            <w:tcW w:w="1184" w:type="dxa"/>
            <w:shd w:val="clear" w:color="auto" w:fill="FFFF00"/>
          </w:tcPr>
          <w:p w14:paraId="2D973A61" w14:textId="77777777" w:rsidR="00700ED6" w:rsidRPr="00C53E2A" w:rsidRDefault="00700ED6" w:rsidP="00935808">
            <w:pPr>
              <w:jc w:val="center"/>
              <w:rPr>
                <w:rFonts w:ascii="Arial" w:hAnsi="Arial" w:cs="Arial"/>
              </w:rPr>
            </w:pPr>
          </w:p>
        </w:tc>
        <w:tc>
          <w:tcPr>
            <w:tcW w:w="1184" w:type="dxa"/>
          </w:tcPr>
          <w:p w14:paraId="1DA77933" w14:textId="77777777" w:rsidR="00700ED6" w:rsidRPr="00C53E2A" w:rsidRDefault="00700ED6" w:rsidP="00935808">
            <w:pPr>
              <w:jc w:val="center"/>
              <w:rPr>
                <w:rFonts w:ascii="Arial" w:hAnsi="Arial" w:cs="Arial"/>
              </w:rPr>
            </w:pPr>
          </w:p>
        </w:tc>
        <w:tc>
          <w:tcPr>
            <w:tcW w:w="1184" w:type="dxa"/>
          </w:tcPr>
          <w:p w14:paraId="3CE16AD3" w14:textId="77777777" w:rsidR="00700ED6" w:rsidRPr="00C53E2A" w:rsidRDefault="00700ED6" w:rsidP="00935808">
            <w:pPr>
              <w:jc w:val="center"/>
              <w:rPr>
                <w:rFonts w:ascii="Arial" w:hAnsi="Arial" w:cs="Arial"/>
              </w:rPr>
            </w:pPr>
          </w:p>
        </w:tc>
        <w:tc>
          <w:tcPr>
            <w:tcW w:w="1185" w:type="dxa"/>
          </w:tcPr>
          <w:p w14:paraId="2ECBFD91" w14:textId="77777777" w:rsidR="00700ED6" w:rsidRPr="00C53E2A" w:rsidRDefault="00700ED6" w:rsidP="00935808">
            <w:pPr>
              <w:jc w:val="center"/>
              <w:rPr>
                <w:rFonts w:ascii="Arial" w:hAnsi="Arial" w:cs="Arial"/>
              </w:rPr>
            </w:pPr>
          </w:p>
        </w:tc>
      </w:tr>
      <w:tr w:rsidR="00700ED6" w:rsidRPr="00C53E2A" w14:paraId="0B2C22B8" w14:textId="77777777" w:rsidTr="00935808">
        <w:tc>
          <w:tcPr>
            <w:tcW w:w="2245" w:type="dxa"/>
            <w:shd w:val="clear" w:color="auto" w:fill="709FDB" w:themeFill="text2" w:themeFillTint="80"/>
          </w:tcPr>
          <w:p w14:paraId="2F343552" w14:textId="77777777" w:rsidR="00700ED6" w:rsidRPr="00C53E2A" w:rsidRDefault="00700ED6" w:rsidP="00935808">
            <w:pPr>
              <w:rPr>
                <w:rFonts w:ascii="Arial" w:hAnsi="Arial" w:cs="Arial"/>
                <w:b/>
                <w:bCs/>
                <w:color w:val="FFFFFF" w:themeColor="background1"/>
              </w:rPr>
            </w:pPr>
            <w:r w:rsidRPr="00C53E2A">
              <w:rPr>
                <w:rFonts w:ascii="Arial" w:hAnsi="Arial" w:cs="Arial"/>
                <w:b/>
                <w:bCs/>
                <w:color w:val="FFFFFF" w:themeColor="background1"/>
              </w:rPr>
              <w:t>Sepsis Event Date</w:t>
            </w:r>
          </w:p>
        </w:tc>
        <w:tc>
          <w:tcPr>
            <w:tcW w:w="1184" w:type="dxa"/>
          </w:tcPr>
          <w:p w14:paraId="00EE6861" w14:textId="77777777" w:rsidR="00700ED6" w:rsidRPr="00C53E2A" w:rsidRDefault="00700ED6" w:rsidP="00935808">
            <w:pPr>
              <w:jc w:val="center"/>
              <w:rPr>
                <w:rFonts w:ascii="Arial" w:hAnsi="Arial" w:cs="Arial"/>
                <w:b/>
                <w:bCs/>
              </w:rPr>
            </w:pPr>
            <w:r w:rsidRPr="00C53E2A">
              <w:rPr>
                <w:rFonts w:ascii="Arial" w:hAnsi="Arial" w:cs="Arial"/>
                <w:b/>
                <w:bCs/>
                <w:color w:val="EE0000"/>
              </w:rPr>
              <w:t>CO-ASE</w:t>
            </w:r>
          </w:p>
        </w:tc>
        <w:tc>
          <w:tcPr>
            <w:tcW w:w="1184" w:type="dxa"/>
          </w:tcPr>
          <w:p w14:paraId="5526FFB1" w14:textId="77777777" w:rsidR="00700ED6" w:rsidRPr="00C53E2A" w:rsidRDefault="00700ED6" w:rsidP="00935808">
            <w:pPr>
              <w:jc w:val="center"/>
              <w:rPr>
                <w:rFonts w:ascii="Arial" w:hAnsi="Arial" w:cs="Arial"/>
              </w:rPr>
            </w:pPr>
          </w:p>
        </w:tc>
        <w:tc>
          <w:tcPr>
            <w:tcW w:w="1184" w:type="dxa"/>
          </w:tcPr>
          <w:p w14:paraId="542C1AD1" w14:textId="77777777" w:rsidR="00700ED6" w:rsidRPr="00C53E2A" w:rsidRDefault="00700ED6" w:rsidP="00935808">
            <w:pPr>
              <w:jc w:val="center"/>
              <w:rPr>
                <w:rFonts w:ascii="Arial" w:hAnsi="Arial" w:cs="Arial"/>
              </w:rPr>
            </w:pPr>
          </w:p>
        </w:tc>
        <w:tc>
          <w:tcPr>
            <w:tcW w:w="1184" w:type="dxa"/>
          </w:tcPr>
          <w:p w14:paraId="3B0DB059" w14:textId="77777777" w:rsidR="00700ED6" w:rsidRPr="00C53E2A" w:rsidRDefault="00700ED6" w:rsidP="00935808">
            <w:pPr>
              <w:jc w:val="center"/>
              <w:rPr>
                <w:rFonts w:ascii="Arial" w:hAnsi="Arial" w:cs="Arial"/>
              </w:rPr>
            </w:pPr>
          </w:p>
        </w:tc>
        <w:tc>
          <w:tcPr>
            <w:tcW w:w="1184" w:type="dxa"/>
          </w:tcPr>
          <w:p w14:paraId="173319CE" w14:textId="77777777" w:rsidR="00700ED6" w:rsidRPr="00C53E2A" w:rsidRDefault="00700ED6" w:rsidP="00935808">
            <w:pPr>
              <w:jc w:val="center"/>
              <w:rPr>
                <w:rFonts w:ascii="Arial" w:hAnsi="Arial" w:cs="Arial"/>
              </w:rPr>
            </w:pPr>
          </w:p>
        </w:tc>
        <w:tc>
          <w:tcPr>
            <w:tcW w:w="1185" w:type="dxa"/>
          </w:tcPr>
          <w:p w14:paraId="1E71B4A7" w14:textId="77777777" w:rsidR="00700ED6" w:rsidRPr="00C53E2A" w:rsidRDefault="00700ED6" w:rsidP="00935808">
            <w:pPr>
              <w:jc w:val="center"/>
              <w:rPr>
                <w:rFonts w:ascii="Arial" w:hAnsi="Arial" w:cs="Arial"/>
              </w:rPr>
            </w:pPr>
          </w:p>
        </w:tc>
      </w:tr>
    </w:tbl>
    <w:p w14:paraId="7A211E56" w14:textId="77777777" w:rsidR="00C53E2A" w:rsidRDefault="00C53E2A" w:rsidP="00C53E2A">
      <w:pPr>
        <w:spacing w:after="0" w:line="240" w:lineRule="auto"/>
        <w:rPr>
          <w:rFonts w:ascii="Arial" w:hAnsi="Arial" w:cs="Arial"/>
          <w:b/>
          <w:bCs/>
        </w:rPr>
      </w:pPr>
    </w:p>
    <w:p w14:paraId="26996A66" w14:textId="77777777" w:rsidR="00E145D3" w:rsidRDefault="00E145D3" w:rsidP="00C53E2A">
      <w:pPr>
        <w:spacing w:after="0" w:line="240" w:lineRule="auto"/>
        <w:rPr>
          <w:rFonts w:ascii="Arial" w:hAnsi="Arial" w:cs="Arial"/>
          <w:b/>
          <w:bCs/>
        </w:rPr>
      </w:pPr>
    </w:p>
    <w:p w14:paraId="4FCF7036" w14:textId="6007D8D5" w:rsidR="4E0CB59E" w:rsidRDefault="4E0CB59E" w:rsidP="4E0CB59E">
      <w:pPr>
        <w:spacing w:after="0" w:line="240" w:lineRule="auto"/>
        <w:rPr>
          <w:rFonts w:ascii="Arial" w:hAnsi="Arial" w:cs="Arial"/>
          <w:b/>
          <w:bCs/>
        </w:rPr>
      </w:pPr>
    </w:p>
    <w:p w14:paraId="2B6BCE58" w14:textId="635B65A3" w:rsidR="4E0CB59E" w:rsidRDefault="4E0CB59E" w:rsidP="4E0CB59E">
      <w:pPr>
        <w:spacing w:after="0" w:line="240" w:lineRule="auto"/>
        <w:rPr>
          <w:rFonts w:ascii="Arial" w:hAnsi="Arial" w:cs="Arial"/>
          <w:b/>
          <w:bCs/>
        </w:rPr>
      </w:pPr>
    </w:p>
    <w:p w14:paraId="2EFFF72C" w14:textId="4A4BAEC7" w:rsidR="4E0CB59E" w:rsidRDefault="4E0CB59E" w:rsidP="4E0CB59E">
      <w:pPr>
        <w:spacing w:after="0" w:line="240" w:lineRule="auto"/>
        <w:rPr>
          <w:rFonts w:ascii="Arial" w:hAnsi="Arial" w:cs="Arial"/>
          <w:b/>
          <w:bCs/>
        </w:rPr>
      </w:pPr>
    </w:p>
    <w:p w14:paraId="3541A401" w14:textId="13036D6F" w:rsidR="4E0CB59E" w:rsidRDefault="4E0CB59E" w:rsidP="4E0CB59E">
      <w:pPr>
        <w:spacing w:after="0" w:line="240" w:lineRule="auto"/>
        <w:rPr>
          <w:rFonts w:ascii="Arial" w:hAnsi="Arial" w:cs="Arial"/>
          <w:b/>
          <w:bCs/>
        </w:rPr>
      </w:pPr>
    </w:p>
    <w:p w14:paraId="7BEED108" w14:textId="03A5C66A" w:rsidR="4E0CB59E" w:rsidRDefault="4E0CB59E" w:rsidP="4E0CB59E">
      <w:pPr>
        <w:spacing w:after="0" w:line="240" w:lineRule="auto"/>
        <w:rPr>
          <w:rFonts w:ascii="Arial" w:hAnsi="Arial" w:cs="Arial"/>
          <w:b/>
          <w:bCs/>
        </w:rPr>
      </w:pPr>
    </w:p>
    <w:p w14:paraId="66DE6369" w14:textId="1ABC495B" w:rsidR="4E0CB59E" w:rsidRDefault="4E0CB59E" w:rsidP="4E0CB59E">
      <w:pPr>
        <w:spacing w:after="0" w:line="240" w:lineRule="auto"/>
        <w:rPr>
          <w:rFonts w:ascii="Arial" w:hAnsi="Arial" w:cs="Arial"/>
          <w:b/>
          <w:bCs/>
        </w:rPr>
      </w:pPr>
    </w:p>
    <w:p w14:paraId="252C69FF" w14:textId="467BD25B" w:rsidR="4E0CB59E" w:rsidRDefault="4E0CB59E" w:rsidP="4E0CB59E">
      <w:pPr>
        <w:spacing w:after="0" w:line="240" w:lineRule="auto"/>
        <w:rPr>
          <w:rFonts w:ascii="Arial" w:hAnsi="Arial" w:cs="Arial"/>
          <w:b/>
          <w:bCs/>
        </w:rPr>
      </w:pPr>
    </w:p>
    <w:p w14:paraId="49AB6927" w14:textId="3B163246" w:rsidR="4E0CB59E" w:rsidRDefault="4E0CB59E" w:rsidP="4E0CB59E">
      <w:pPr>
        <w:spacing w:after="0" w:line="240" w:lineRule="auto"/>
        <w:rPr>
          <w:rFonts w:ascii="Arial" w:hAnsi="Arial" w:cs="Arial"/>
          <w:b/>
          <w:bCs/>
        </w:rPr>
      </w:pPr>
    </w:p>
    <w:p w14:paraId="2EA6BDA2" w14:textId="36671E7B" w:rsidR="4E0CB59E" w:rsidRDefault="4E0CB59E" w:rsidP="4E0CB59E">
      <w:pPr>
        <w:spacing w:after="0" w:line="240" w:lineRule="auto"/>
        <w:rPr>
          <w:rFonts w:ascii="Arial" w:hAnsi="Arial" w:cs="Arial"/>
          <w:b/>
          <w:bCs/>
        </w:rPr>
      </w:pPr>
    </w:p>
    <w:p w14:paraId="5FF8E8E7" w14:textId="171243CC" w:rsidR="4E0CB59E" w:rsidRDefault="4E0CB59E" w:rsidP="4E0CB59E">
      <w:pPr>
        <w:spacing w:after="0" w:line="240" w:lineRule="auto"/>
        <w:rPr>
          <w:rFonts w:ascii="Arial" w:hAnsi="Arial" w:cs="Arial"/>
          <w:b/>
          <w:bCs/>
        </w:rPr>
      </w:pPr>
    </w:p>
    <w:p w14:paraId="12E65ABB" w14:textId="1D18EE84" w:rsidR="4E0CB59E" w:rsidRDefault="4E0CB59E" w:rsidP="4E0CB59E">
      <w:pPr>
        <w:spacing w:after="0" w:line="240" w:lineRule="auto"/>
        <w:rPr>
          <w:rFonts w:ascii="Arial" w:hAnsi="Arial" w:cs="Arial"/>
          <w:b/>
          <w:bCs/>
        </w:rPr>
      </w:pPr>
    </w:p>
    <w:p w14:paraId="321F1E50" w14:textId="1612BE78" w:rsidR="4E0CB59E" w:rsidRDefault="4E0CB59E" w:rsidP="4E0CB59E">
      <w:pPr>
        <w:spacing w:after="0" w:line="240" w:lineRule="auto"/>
        <w:rPr>
          <w:rFonts w:ascii="Arial" w:hAnsi="Arial" w:cs="Arial"/>
          <w:b/>
          <w:bCs/>
        </w:rPr>
      </w:pPr>
    </w:p>
    <w:p w14:paraId="04BDE392" w14:textId="7774A941" w:rsidR="4E0CB59E" w:rsidRDefault="4E0CB59E" w:rsidP="4E0CB59E">
      <w:pPr>
        <w:spacing w:after="0" w:line="240" w:lineRule="auto"/>
        <w:rPr>
          <w:rFonts w:ascii="Arial" w:hAnsi="Arial" w:cs="Arial"/>
          <w:b/>
          <w:bCs/>
        </w:rPr>
      </w:pPr>
    </w:p>
    <w:p w14:paraId="1779B234" w14:textId="20500F62" w:rsidR="4E0CB59E" w:rsidRDefault="4E0CB59E" w:rsidP="4E0CB59E">
      <w:pPr>
        <w:spacing w:after="0" w:line="240" w:lineRule="auto"/>
        <w:rPr>
          <w:rFonts w:ascii="Arial" w:hAnsi="Arial" w:cs="Arial"/>
          <w:b/>
          <w:bCs/>
        </w:rPr>
      </w:pPr>
    </w:p>
    <w:p w14:paraId="611F4836" w14:textId="2E991C00" w:rsidR="4E0CB59E" w:rsidRDefault="4E0CB59E" w:rsidP="4E0CB59E">
      <w:pPr>
        <w:spacing w:after="0" w:line="240" w:lineRule="auto"/>
        <w:rPr>
          <w:rFonts w:ascii="Arial" w:hAnsi="Arial" w:cs="Arial"/>
          <w:b/>
          <w:bCs/>
        </w:rPr>
      </w:pPr>
    </w:p>
    <w:p w14:paraId="56C250C7" w14:textId="532A7F21" w:rsidR="4E0CB59E" w:rsidRDefault="4E0CB59E" w:rsidP="4E0CB59E">
      <w:pPr>
        <w:spacing w:after="0" w:line="240" w:lineRule="auto"/>
        <w:rPr>
          <w:rFonts w:ascii="Arial" w:hAnsi="Arial" w:cs="Arial"/>
          <w:b/>
          <w:bCs/>
        </w:rPr>
      </w:pPr>
    </w:p>
    <w:p w14:paraId="6A4EEA61" w14:textId="2FF9C07F" w:rsidR="4E0CB59E" w:rsidRDefault="4E0CB59E" w:rsidP="4E0CB59E">
      <w:pPr>
        <w:spacing w:after="0" w:line="240" w:lineRule="auto"/>
        <w:rPr>
          <w:rFonts w:ascii="Arial" w:hAnsi="Arial" w:cs="Arial"/>
          <w:b/>
          <w:bCs/>
        </w:rPr>
      </w:pPr>
    </w:p>
    <w:p w14:paraId="011142C9" w14:textId="73BCC206" w:rsidR="4E0CB59E" w:rsidRDefault="4E0CB59E" w:rsidP="4E0CB59E">
      <w:pPr>
        <w:spacing w:after="0" w:line="240" w:lineRule="auto"/>
        <w:rPr>
          <w:rFonts w:ascii="Arial" w:hAnsi="Arial" w:cs="Arial"/>
          <w:b/>
          <w:bCs/>
        </w:rPr>
      </w:pPr>
    </w:p>
    <w:p w14:paraId="34534CCC" w14:textId="561EC8A1" w:rsidR="4E0CB59E" w:rsidRDefault="4E0CB59E" w:rsidP="4E0CB59E">
      <w:pPr>
        <w:spacing w:after="0" w:line="240" w:lineRule="auto"/>
        <w:rPr>
          <w:rFonts w:ascii="Arial" w:hAnsi="Arial" w:cs="Arial"/>
          <w:b/>
          <w:bCs/>
        </w:rPr>
      </w:pPr>
    </w:p>
    <w:p w14:paraId="50BEAF15" w14:textId="6DCE9B87" w:rsidR="4E0CB59E" w:rsidRDefault="4E0CB59E" w:rsidP="4E0CB59E">
      <w:pPr>
        <w:spacing w:after="0" w:line="240" w:lineRule="auto"/>
        <w:rPr>
          <w:rFonts w:ascii="Arial" w:hAnsi="Arial" w:cs="Arial"/>
          <w:b/>
          <w:bCs/>
        </w:rPr>
      </w:pPr>
    </w:p>
    <w:p w14:paraId="46FEEFD3" w14:textId="77777777" w:rsidR="00E145D3" w:rsidRDefault="00E145D3" w:rsidP="00C53E2A">
      <w:pPr>
        <w:spacing w:after="0" w:line="240" w:lineRule="auto"/>
        <w:rPr>
          <w:rFonts w:ascii="Arial" w:hAnsi="Arial" w:cs="Arial"/>
          <w:b/>
          <w:bCs/>
        </w:rPr>
      </w:pPr>
    </w:p>
    <w:p w14:paraId="3BF22456" w14:textId="1AB1C304" w:rsidR="00E145D3" w:rsidRPr="00E145D3" w:rsidRDefault="00E145D3" w:rsidP="00E145D3">
      <w:pPr>
        <w:shd w:val="clear" w:color="auto" w:fill="DBE5F1" w:themeFill="accent1" w:themeFillTint="33"/>
        <w:spacing w:after="0" w:line="240" w:lineRule="auto"/>
        <w:rPr>
          <w:rFonts w:ascii="Arial" w:hAnsi="Arial" w:cs="Arial"/>
          <w:b/>
          <w:bCs/>
        </w:rPr>
      </w:pPr>
      <w:r w:rsidRPr="00E145D3">
        <w:rPr>
          <w:rFonts w:ascii="Arial" w:hAnsi="Arial" w:cs="Arial"/>
          <w:b/>
          <w:bCs/>
        </w:rPr>
        <w:t xml:space="preserve">APPENDIX </w:t>
      </w:r>
      <w:r>
        <w:rPr>
          <w:rFonts w:ascii="Arial" w:hAnsi="Arial" w:cs="Arial"/>
          <w:b/>
          <w:bCs/>
        </w:rPr>
        <w:t>A</w:t>
      </w:r>
      <w:r w:rsidRPr="00E145D3">
        <w:rPr>
          <w:rFonts w:ascii="Arial" w:hAnsi="Arial" w:cs="Arial"/>
          <w:b/>
          <w:bCs/>
        </w:rPr>
        <w:t>: Antimicrobials included in the definition of Qualifying Antibiotic Days  </w:t>
      </w:r>
    </w:p>
    <w:p w14:paraId="7CDBE374" w14:textId="77777777" w:rsidR="00E145D3" w:rsidRDefault="00E145D3" w:rsidP="00E145D3">
      <w:pPr>
        <w:spacing w:after="0" w:line="240" w:lineRule="auto"/>
        <w:rPr>
          <w:rFonts w:ascii="Arial" w:hAnsi="Arial" w:cs="Arial"/>
        </w:rPr>
      </w:pPr>
    </w:p>
    <w:p w14:paraId="5368CC36" w14:textId="6B2EC8D7" w:rsidR="00E145D3" w:rsidRPr="00E145D3" w:rsidRDefault="00E145D3" w:rsidP="00E145D3">
      <w:pPr>
        <w:spacing w:after="0" w:line="240" w:lineRule="auto"/>
        <w:rPr>
          <w:rFonts w:ascii="Arial" w:hAnsi="Arial" w:cs="Arial"/>
        </w:rPr>
      </w:pPr>
      <w:r w:rsidRPr="00E145D3">
        <w:rPr>
          <w:rFonts w:ascii="Arial" w:hAnsi="Arial" w:cs="Arial"/>
        </w:rPr>
        <w:t>Antibiotics marked in red indicate new agents added since ASE 1.0.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145D3" w:rsidRPr="00E145D3" w14:paraId="1D475479" w14:textId="77777777" w:rsidTr="001E2E94">
        <w:trPr>
          <w:trHeight w:val="300"/>
        </w:trPr>
        <w:tc>
          <w:tcPr>
            <w:tcW w:w="10620" w:type="dxa"/>
            <w:tcBorders>
              <w:top w:val="single" w:sz="6" w:space="0" w:color="000000"/>
              <w:left w:val="nil"/>
              <w:bottom w:val="single" w:sz="6" w:space="0" w:color="000000"/>
              <w:right w:val="nil"/>
            </w:tcBorders>
            <w:hideMark/>
          </w:tcPr>
          <w:p w14:paraId="766F0CB4"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sz w:val="18"/>
                <w:szCs w:val="18"/>
              </w:rPr>
              <w:t>ANTIBIOTICS </w:t>
            </w:r>
          </w:p>
        </w:tc>
      </w:tr>
      <w:tr w:rsidR="00E145D3" w:rsidRPr="00E145D3" w14:paraId="5B4FC4DB" w14:textId="77777777" w:rsidTr="001E2E94">
        <w:trPr>
          <w:trHeight w:val="300"/>
        </w:trPr>
        <w:tc>
          <w:tcPr>
            <w:tcW w:w="10620" w:type="dxa"/>
            <w:tcBorders>
              <w:top w:val="nil"/>
              <w:left w:val="nil"/>
              <w:bottom w:val="nil"/>
              <w:right w:val="nil"/>
            </w:tcBorders>
            <w:shd w:val="clear" w:color="auto" w:fill="C0C0C0"/>
            <w:hideMark/>
          </w:tcPr>
          <w:p w14:paraId="54805BD4"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sz w:val="18"/>
                <w:szCs w:val="18"/>
              </w:rPr>
              <w:t>IV Antibacterials </w:t>
            </w:r>
          </w:p>
        </w:tc>
      </w:tr>
      <w:tr w:rsidR="00E145D3" w:rsidRPr="00E145D3" w14:paraId="6293E720" w14:textId="77777777" w:rsidTr="001E2E94">
        <w:trPr>
          <w:trHeight w:val="300"/>
        </w:trPr>
        <w:tc>
          <w:tcPr>
            <w:tcW w:w="10620" w:type="dxa"/>
            <w:tcBorders>
              <w:top w:val="nil"/>
              <w:left w:val="nil"/>
              <w:bottom w:val="nil"/>
              <w:right w:val="nil"/>
            </w:tcBorders>
            <w:hideMark/>
          </w:tcPr>
          <w:p w14:paraId="1E3FF488" w14:textId="77777777" w:rsidR="00E145D3" w:rsidRPr="00E145D3" w:rsidRDefault="00E145D3" w:rsidP="001E2E94">
            <w:pPr>
              <w:spacing w:after="0" w:line="240" w:lineRule="auto"/>
              <w:rPr>
                <w:rFonts w:ascii="Arial" w:hAnsi="Arial" w:cs="Arial"/>
                <w:sz w:val="18"/>
                <w:szCs w:val="18"/>
              </w:rPr>
            </w:pPr>
            <w:r w:rsidRPr="00E145D3">
              <w:rPr>
                <w:rFonts w:ascii="Arial" w:hAnsi="Arial" w:cs="Arial"/>
                <w:sz w:val="18"/>
                <w:szCs w:val="18"/>
              </w:rPr>
              <w:t xml:space="preserve">amikacin, ampicillin, ampicillin/sulbactam, azithromycin, aztreonam, cefamandole, cefazolin, cefepime, cefmetazole, cefonicid, </w:t>
            </w:r>
            <w:proofErr w:type="spellStart"/>
            <w:r w:rsidRPr="00E145D3">
              <w:rPr>
                <w:rFonts w:ascii="Arial" w:hAnsi="Arial" w:cs="Arial"/>
                <w:sz w:val="18"/>
                <w:szCs w:val="18"/>
              </w:rPr>
              <w:t>cefoperazone</w:t>
            </w:r>
            <w:proofErr w:type="spellEnd"/>
            <w:r w:rsidRPr="00E145D3">
              <w:rPr>
                <w:rFonts w:ascii="Arial" w:hAnsi="Arial" w:cs="Arial"/>
                <w:sz w:val="18"/>
                <w:szCs w:val="18"/>
              </w:rPr>
              <w:t xml:space="preserve">, cefotaxime, cefotetan, cefoxitin, </w:t>
            </w:r>
            <w:proofErr w:type="spellStart"/>
            <w:r w:rsidRPr="00E145D3">
              <w:rPr>
                <w:rFonts w:ascii="Arial" w:hAnsi="Arial" w:cs="Arial"/>
                <w:sz w:val="18"/>
                <w:szCs w:val="18"/>
              </w:rPr>
              <w:t>ceftaroline</w:t>
            </w:r>
            <w:proofErr w:type="spellEnd"/>
            <w:r w:rsidRPr="00E145D3">
              <w:rPr>
                <w:rFonts w:ascii="Arial" w:hAnsi="Arial" w:cs="Arial"/>
                <w:sz w:val="18"/>
                <w:szCs w:val="18"/>
              </w:rPr>
              <w:t xml:space="preserve">, ceftazidime, ceftazidime/avibactam, ceftizoxime, </w:t>
            </w:r>
            <w:proofErr w:type="spellStart"/>
            <w:r w:rsidRPr="00E145D3">
              <w:rPr>
                <w:rFonts w:ascii="Arial" w:hAnsi="Arial" w:cs="Arial"/>
                <w:sz w:val="18"/>
                <w:szCs w:val="18"/>
              </w:rPr>
              <w:t>ceftolozane</w:t>
            </w:r>
            <w:proofErr w:type="spellEnd"/>
            <w:r w:rsidRPr="00E145D3">
              <w:rPr>
                <w:rFonts w:ascii="Arial" w:hAnsi="Arial" w:cs="Arial"/>
                <w:sz w:val="18"/>
                <w:szCs w:val="18"/>
              </w:rPr>
              <w:t xml:space="preserve">/tazobactam, ceftriaxone, cefuroxime, cephalothin, </w:t>
            </w:r>
            <w:proofErr w:type="spellStart"/>
            <w:r w:rsidRPr="00E145D3">
              <w:rPr>
                <w:rFonts w:ascii="Arial" w:hAnsi="Arial" w:cs="Arial"/>
                <w:sz w:val="18"/>
                <w:szCs w:val="18"/>
              </w:rPr>
              <w:t>cephapirin</w:t>
            </w:r>
            <w:proofErr w:type="spellEnd"/>
            <w:r w:rsidRPr="00E145D3">
              <w:rPr>
                <w:rFonts w:ascii="Arial" w:hAnsi="Arial" w:cs="Arial"/>
                <w:sz w:val="18"/>
                <w:szCs w:val="18"/>
              </w:rPr>
              <w:t xml:space="preserve">, chloramphenicol, ciprofloxacin, clindamycin, cloxacillin, colistin, dalbavancin, daptomycin, </w:t>
            </w:r>
            <w:proofErr w:type="spellStart"/>
            <w:r w:rsidRPr="00E145D3">
              <w:rPr>
                <w:rFonts w:ascii="Arial" w:hAnsi="Arial" w:cs="Arial"/>
                <w:sz w:val="18"/>
                <w:szCs w:val="18"/>
              </w:rPr>
              <w:t>doripenem</w:t>
            </w:r>
            <w:proofErr w:type="spellEnd"/>
            <w:r w:rsidRPr="00E145D3">
              <w:rPr>
                <w:rFonts w:ascii="Arial" w:hAnsi="Arial" w:cs="Arial"/>
                <w:sz w:val="18"/>
                <w:szCs w:val="18"/>
              </w:rPr>
              <w:t xml:space="preserve">, doxycycline, ertapenem, </w:t>
            </w:r>
            <w:proofErr w:type="spellStart"/>
            <w:r w:rsidRPr="00E145D3">
              <w:rPr>
                <w:rFonts w:ascii="Arial" w:hAnsi="Arial" w:cs="Arial"/>
                <w:sz w:val="18"/>
                <w:szCs w:val="18"/>
              </w:rPr>
              <w:t>gatifloxacin</w:t>
            </w:r>
            <w:proofErr w:type="spellEnd"/>
            <w:r w:rsidRPr="00E145D3">
              <w:rPr>
                <w:rFonts w:ascii="Arial" w:hAnsi="Arial" w:cs="Arial"/>
                <w:sz w:val="18"/>
                <w:szCs w:val="18"/>
              </w:rPr>
              <w:t xml:space="preserve">, gentamicin, imipenem, kanamycin, levofloxacin, lincomycin, linezolid, meropenem, methicillin, metronidazole, mezlocillin, minocycline, moxifloxacin, nafcillin, </w:t>
            </w:r>
            <w:proofErr w:type="spellStart"/>
            <w:r w:rsidRPr="00E145D3">
              <w:rPr>
                <w:rFonts w:ascii="Arial" w:hAnsi="Arial" w:cs="Arial"/>
                <w:sz w:val="18"/>
                <w:szCs w:val="18"/>
              </w:rPr>
              <w:t>oritavancin</w:t>
            </w:r>
            <w:proofErr w:type="spellEnd"/>
            <w:r w:rsidRPr="00E145D3">
              <w:rPr>
                <w:rFonts w:ascii="Arial" w:hAnsi="Arial" w:cs="Arial"/>
                <w:sz w:val="18"/>
                <w:szCs w:val="18"/>
              </w:rPr>
              <w:t xml:space="preserve">, oxacillin, penicillin, piperacillin, piperacillin/tazobactam, polymyxin B, </w:t>
            </w:r>
            <w:proofErr w:type="spellStart"/>
            <w:r w:rsidRPr="00E145D3">
              <w:rPr>
                <w:rFonts w:ascii="Arial" w:hAnsi="Arial" w:cs="Arial"/>
                <w:sz w:val="18"/>
                <w:szCs w:val="18"/>
              </w:rPr>
              <w:t>quinupristin</w:t>
            </w:r>
            <w:proofErr w:type="spellEnd"/>
            <w:r w:rsidRPr="00E145D3">
              <w:rPr>
                <w:rFonts w:ascii="Arial" w:hAnsi="Arial" w:cs="Arial"/>
                <w:sz w:val="18"/>
                <w:szCs w:val="18"/>
              </w:rPr>
              <w:t>/</w:t>
            </w:r>
            <w:proofErr w:type="spellStart"/>
            <w:r w:rsidRPr="00E145D3">
              <w:rPr>
                <w:rFonts w:ascii="Arial" w:hAnsi="Arial" w:cs="Arial"/>
                <w:sz w:val="18"/>
                <w:szCs w:val="18"/>
              </w:rPr>
              <w:t>dalfopristin</w:t>
            </w:r>
            <w:proofErr w:type="spellEnd"/>
            <w:r w:rsidRPr="00E145D3">
              <w:rPr>
                <w:rFonts w:ascii="Arial" w:hAnsi="Arial" w:cs="Arial"/>
                <w:sz w:val="18"/>
                <w:szCs w:val="18"/>
              </w:rPr>
              <w:t>, streptomycin, tedizolid, telavancin, ticarcillin, ticarcillin/clavulanate, tigecycline, tobramycin, trimethoprim/sulfamethoxazole, vancomycin </w:t>
            </w:r>
          </w:p>
          <w:p w14:paraId="1694B942"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color w:val="EE0000"/>
                <w:sz w:val="18"/>
                <w:szCs w:val="18"/>
              </w:rPr>
              <w:t>NEW from ASE 1.0</w:t>
            </w:r>
            <w:r w:rsidRPr="00E145D3">
              <w:rPr>
                <w:rFonts w:ascii="Arial" w:hAnsi="Arial" w:cs="Arial"/>
                <w:sz w:val="18"/>
                <w:szCs w:val="18"/>
              </w:rPr>
              <w:t xml:space="preserve">: </w:t>
            </w:r>
            <w:proofErr w:type="spellStart"/>
            <w:r w:rsidRPr="00E145D3">
              <w:rPr>
                <w:rFonts w:ascii="Arial" w:hAnsi="Arial" w:cs="Arial"/>
                <w:sz w:val="18"/>
                <w:szCs w:val="18"/>
              </w:rPr>
              <w:t>cefiderocol</w:t>
            </w:r>
            <w:proofErr w:type="spellEnd"/>
            <w:r w:rsidRPr="00E145D3">
              <w:rPr>
                <w:rFonts w:ascii="Arial" w:hAnsi="Arial" w:cs="Arial"/>
                <w:sz w:val="18"/>
                <w:szCs w:val="18"/>
              </w:rPr>
              <w:t xml:space="preserve">, delafloxacin, </w:t>
            </w:r>
            <w:proofErr w:type="spellStart"/>
            <w:r w:rsidRPr="00E145D3">
              <w:rPr>
                <w:rFonts w:ascii="Arial" w:hAnsi="Arial" w:cs="Arial"/>
                <w:sz w:val="18"/>
                <w:szCs w:val="18"/>
              </w:rPr>
              <w:t>eravacycline</w:t>
            </w:r>
            <w:proofErr w:type="spellEnd"/>
            <w:r w:rsidRPr="00E145D3">
              <w:rPr>
                <w:rFonts w:ascii="Arial" w:hAnsi="Arial" w:cs="Arial"/>
                <w:sz w:val="18"/>
                <w:szCs w:val="18"/>
              </w:rPr>
              <w:t>, imipenem/</w:t>
            </w:r>
            <w:proofErr w:type="spellStart"/>
            <w:r w:rsidRPr="00E145D3">
              <w:rPr>
                <w:rFonts w:ascii="Arial" w:hAnsi="Arial" w:cs="Arial"/>
                <w:sz w:val="18"/>
                <w:szCs w:val="18"/>
              </w:rPr>
              <w:t>relebactam</w:t>
            </w:r>
            <w:proofErr w:type="spellEnd"/>
            <w:r w:rsidRPr="00E145D3">
              <w:rPr>
                <w:rFonts w:ascii="Arial" w:hAnsi="Arial" w:cs="Arial"/>
                <w:sz w:val="18"/>
                <w:szCs w:val="18"/>
              </w:rPr>
              <w:t>, meropenem/</w:t>
            </w:r>
            <w:proofErr w:type="spellStart"/>
            <w:r w:rsidRPr="00E145D3">
              <w:rPr>
                <w:rFonts w:ascii="Arial" w:hAnsi="Arial" w:cs="Arial"/>
                <w:sz w:val="18"/>
                <w:szCs w:val="18"/>
              </w:rPr>
              <w:t>vaborbactam</w:t>
            </w:r>
            <w:proofErr w:type="spellEnd"/>
            <w:r w:rsidRPr="00E145D3">
              <w:rPr>
                <w:rFonts w:ascii="Arial" w:hAnsi="Arial" w:cs="Arial"/>
                <w:sz w:val="18"/>
                <w:szCs w:val="18"/>
              </w:rPr>
              <w:t xml:space="preserve">, </w:t>
            </w:r>
            <w:proofErr w:type="spellStart"/>
            <w:r w:rsidRPr="00E145D3">
              <w:rPr>
                <w:rFonts w:ascii="Arial" w:hAnsi="Arial" w:cs="Arial"/>
                <w:sz w:val="18"/>
                <w:szCs w:val="18"/>
              </w:rPr>
              <w:t>plazomicin</w:t>
            </w:r>
            <w:proofErr w:type="spellEnd"/>
            <w:r w:rsidRPr="00E145D3">
              <w:rPr>
                <w:rFonts w:ascii="Arial" w:hAnsi="Arial" w:cs="Arial"/>
                <w:sz w:val="18"/>
                <w:szCs w:val="18"/>
              </w:rPr>
              <w:t xml:space="preserve">, </w:t>
            </w:r>
            <w:proofErr w:type="spellStart"/>
            <w:r w:rsidRPr="00E145D3">
              <w:rPr>
                <w:rFonts w:ascii="Arial" w:hAnsi="Arial" w:cs="Arial"/>
                <w:sz w:val="18"/>
                <w:szCs w:val="18"/>
              </w:rPr>
              <w:t>omadacycline</w:t>
            </w:r>
            <w:proofErr w:type="spellEnd"/>
            <w:r w:rsidRPr="00E145D3">
              <w:rPr>
                <w:rFonts w:ascii="Arial" w:hAnsi="Arial" w:cs="Arial"/>
                <w:sz w:val="18"/>
                <w:szCs w:val="18"/>
              </w:rPr>
              <w:t>, temocillin, sulbactam/</w:t>
            </w:r>
            <w:proofErr w:type="spellStart"/>
            <w:r w:rsidRPr="00E145D3">
              <w:rPr>
                <w:rFonts w:ascii="Arial" w:hAnsi="Arial" w:cs="Arial"/>
                <w:sz w:val="18"/>
                <w:szCs w:val="18"/>
              </w:rPr>
              <w:t>durlobactam</w:t>
            </w:r>
            <w:proofErr w:type="spellEnd"/>
            <w:r w:rsidRPr="00E145D3">
              <w:rPr>
                <w:rFonts w:ascii="Arial" w:hAnsi="Arial" w:cs="Arial"/>
                <w:b/>
                <w:bCs/>
                <w:sz w:val="18"/>
                <w:szCs w:val="18"/>
              </w:rPr>
              <w:t> </w:t>
            </w:r>
          </w:p>
        </w:tc>
      </w:tr>
      <w:tr w:rsidR="00E145D3" w:rsidRPr="00E145D3" w14:paraId="0248F908" w14:textId="77777777" w:rsidTr="001E2E94">
        <w:trPr>
          <w:trHeight w:val="300"/>
        </w:trPr>
        <w:tc>
          <w:tcPr>
            <w:tcW w:w="10620" w:type="dxa"/>
            <w:tcBorders>
              <w:top w:val="nil"/>
              <w:left w:val="nil"/>
              <w:bottom w:val="nil"/>
              <w:right w:val="nil"/>
            </w:tcBorders>
            <w:shd w:val="clear" w:color="auto" w:fill="C0C0C0"/>
            <w:hideMark/>
          </w:tcPr>
          <w:p w14:paraId="5F16A1C5"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sz w:val="18"/>
                <w:szCs w:val="18"/>
              </w:rPr>
              <w:t>PO Antibacterials  </w:t>
            </w:r>
          </w:p>
        </w:tc>
      </w:tr>
      <w:tr w:rsidR="00E145D3" w:rsidRPr="00E145D3" w14:paraId="43628E17" w14:textId="77777777" w:rsidTr="001E2E94">
        <w:trPr>
          <w:trHeight w:val="300"/>
        </w:trPr>
        <w:tc>
          <w:tcPr>
            <w:tcW w:w="10620" w:type="dxa"/>
            <w:tcBorders>
              <w:top w:val="nil"/>
              <w:left w:val="nil"/>
              <w:bottom w:val="nil"/>
              <w:right w:val="nil"/>
            </w:tcBorders>
            <w:hideMark/>
          </w:tcPr>
          <w:p w14:paraId="4486620D" w14:textId="77777777" w:rsidR="00E145D3" w:rsidRPr="00E145D3" w:rsidRDefault="00E145D3" w:rsidP="001E2E94">
            <w:pPr>
              <w:spacing w:after="0" w:line="240" w:lineRule="auto"/>
              <w:rPr>
                <w:rFonts w:ascii="Arial" w:hAnsi="Arial" w:cs="Arial"/>
                <w:sz w:val="18"/>
                <w:szCs w:val="18"/>
              </w:rPr>
            </w:pPr>
            <w:r w:rsidRPr="00E145D3">
              <w:rPr>
                <w:rFonts w:ascii="Arial" w:hAnsi="Arial" w:cs="Arial"/>
                <w:sz w:val="18"/>
                <w:szCs w:val="18"/>
              </w:rPr>
              <w:t xml:space="preserve">amoxicillin/clavulanate, amoxicillin, ampicillin, azithromycin, cefaclor, cefadroxil, cefdinir, cefditoren, cefixime, cefpodoxime, </w:t>
            </w:r>
            <w:proofErr w:type="spellStart"/>
            <w:r w:rsidRPr="00E145D3">
              <w:rPr>
                <w:rFonts w:ascii="Arial" w:hAnsi="Arial" w:cs="Arial"/>
                <w:sz w:val="18"/>
                <w:szCs w:val="18"/>
              </w:rPr>
              <w:t>cefprozil</w:t>
            </w:r>
            <w:proofErr w:type="spellEnd"/>
            <w:r w:rsidRPr="00E145D3">
              <w:rPr>
                <w:rFonts w:ascii="Arial" w:hAnsi="Arial" w:cs="Arial"/>
                <w:sz w:val="18"/>
                <w:szCs w:val="18"/>
              </w:rPr>
              <w:t xml:space="preserve">, ceftibuten, cefuroxime, cephalexin, </w:t>
            </w:r>
            <w:proofErr w:type="spellStart"/>
            <w:r w:rsidRPr="00E145D3">
              <w:rPr>
                <w:rFonts w:ascii="Arial" w:hAnsi="Arial" w:cs="Arial"/>
                <w:sz w:val="18"/>
                <w:szCs w:val="18"/>
              </w:rPr>
              <w:t>cephradine</w:t>
            </w:r>
            <w:proofErr w:type="spellEnd"/>
            <w:r w:rsidRPr="00E145D3">
              <w:rPr>
                <w:rFonts w:ascii="Arial" w:hAnsi="Arial" w:cs="Arial"/>
                <w:sz w:val="18"/>
                <w:szCs w:val="18"/>
              </w:rPr>
              <w:t xml:space="preserve">, chloramphenicol, cinoxacin, ciprofloxacin, clarithromycin, clindamycin, cloxacillin, dicloxacillin, doxycycline, fidaxomicin, </w:t>
            </w:r>
            <w:proofErr w:type="spellStart"/>
            <w:r w:rsidRPr="00E145D3">
              <w:rPr>
                <w:rFonts w:ascii="Arial" w:hAnsi="Arial" w:cs="Arial"/>
                <w:sz w:val="18"/>
                <w:szCs w:val="18"/>
              </w:rPr>
              <w:t>fosfomycin</w:t>
            </w:r>
            <w:proofErr w:type="spellEnd"/>
            <w:r w:rsidRPr="00E145D3">
              <w:rPr>
                <w:rFonts w:ascii="Arial" w:hAnsi="Arial" w:cs="Arial"/>
                <w:sz w:val="18"/>
                <w:szCs w:val="18"/>
              </w:rPr>
              <w:t xml:space="preserve">, </w:t>
            </w:r>
            <w:proofErr w:type="spellStart"/>
            <w:r w:rsidRPr="00E145D3">
              <w:rPr>
                <w:rFonts w:ascii="Arial" w:hAnsi="Arial" w:cs="Arial"/>
                <w:sz w:val="18"/>
                <w:szCs w:val="18"/>
              </w:rPr>
              <w:t>gatifloxacin</w:t>
            </w:r>
            <w:proofErr w:type="spellEnd"/>
            <w:r w:rsidRPr="00E145D3">
              <w:rPr>
                <w:rFonts w:ascii="Arial" w:hAnsi="Arial" w:cs="Arial"/>
                <w:sz w:val="18"/>
                <w:szCs w:val="18"/>
              </w:rPr>
              <w:t xml:space="preserve">, levofloxacin, lincomycin, linezolid, metronidazole, minocycline, moxifloxacin, nitrofurantoin, norfloxacin, ofloxacin, penicillin, pivampicillin, rifampin, sulfadiazine, sulfadiazine-trimethoprim, sulfamethoxazole, </w:t>
            </w:r>
            <w:proofErr w:type="spellStart"/>
            <w:r w:rsidRPr="00E145D3">
              <w:rPr>
                <w:rFonts w:ascii="Arial" w:hAnsi="Arial" w:cs="Arial"/>
                <w:sz w:val="18"/>
                <w:szCs w:val="18"/>
              </w:rPr>
              <w:t>sulfisoxazole</w:t>
            </w:r>
            <w:proofErr w:type="spellEnd"/>
            <w:r w:rsidRPr="00E145D3">
              <w:rPr>
                <w:rFonts w:ascii="Arial" w:hAnsi="Arial" w:cs="Arial"/>
                <w:sz w:val="18"/>
                <w:szCs w:val="18"/>
              </w:rPr>
              <w:t>, tedizolid, telithromycin, tetracycline, trimethoprim, trimethoprim-sulfamethoxazole, vancomycin </w:t>
            </w:r>
          </w:p>
          <w:p w14:paraId="726C64C3"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color w:val="EE0000"/>
                <w:sz w:val="18"/>
                <w:szCs w:val="18"/>
              </w:rPr>
              <w:t>NEW from ASE 1.0:</w:t>
            </w:r>
            <w:r w:rsidRPr="00E145D3">
              <w:rPr>
                <w:rFonts w:ascii="Arial" w:hAnsi="Arial" w:cs="Arial"/>
                <w:color w:val="EE0000"/>
                <w:sz w:val="18"/>
                <w:szCs w:val="18"/>
              </w:rPr>
              <w:t xml:space="preserve"> </w:t>
            </w:r>
            <w:r w:rsidRPr="00E145D3">
              <w:rPr>
                <w:rFonts w:ascii="Arial" w:hAnsi="Arial" w:cs="Arial"/>
                <w:sz w:val="18"/>
                <w:szCs w:val="18"/>
              </w:rPr>
              <w:t xml:space="preserve">delafloxacin, </w:t>
            </w:r>
            <w:proofErr w:type="spellStart"/>
            <w:r w:rsidRPr="00E145D3">
              <w:rPr>
                <w:rFonts w:ascii="Arial" w:hAnsi="Arial" w:cs="Arial"/>
                <w:sz w:val="18"/>
                <w:szCs w:val="18"/>
              </w:rPr>
              <w:t>omadacycline</w:t>
            </w:r>
            <w:proofErr w:type="spellEnd"/>
            <w:r w:rsidRPr="00E145D3">
              <w:rPr>
                <w:rFonts w:ascii="Arial" w:hAnsi="Arial" w:cs="Arial"/>
                <w:sz w:val="18"/>
                <w:szCs w:val="18"/>
              </w:rPr>
              <w:t xml:space="preserve">, </w:t>
            </w:r>
            <w:proofErr w:type="spellStart"/>
            <w:r w:rsidRPr="00E145D3">
              <w:rPr>
                <w:rFonts w:ascii="Arial" w:hAnsi="Arial" w:cs="Arial"/>
                <w:sz w:val="18"/>
                <w:szCs w:val="18"/>
              </w:rPr>
              <w:t>lefamulin</w:t>
            </w:r>
            <w:proofErr w:type="spellEnd"/>
            <w:r w:rsidRPr="00E145D3">
              <w:rPr>
                <w:rFonts w:ascii="Arial" w:hAnsi="Arial" w:cs="Arial"/>
                <w:b/>
                <w:bCs/>
                <w:sz w:val="18"/>
                <w:szCs w:val="18"/>
              </w:rPr>
              <w:t> </w:t>
            </w:r>
          </w:p>
        </w:tc>
      </w:tr>
      <w:tr w:rsidR="00E145D3" w:rsidRPr="00E145D3" w14:paraId="7A6813D9" w14:textId="77777777" w:rsidTr="001E2E94">
        <w:trPr>
          <w:trHeight w:val="300"/>
        </w:trPr>
        <w:tc>
          <w:tcPr>
            <w:tcW w:w="10620" w:type="dxa"/>
            <w:tcBorders>
              <w:top w:val="nil"/>
              <w:left w:val="nil"/>
              <w:bottom w:val="nil"/>
              <w:right w:val="nil"/>
            </w:tcBorders>
            <w:shd w:val="clear" w:color="auto" w:fill="C0C0C0"/>
            <w:hideMark/>
          </w:tcPr>
          <w:p w14:paraId="36F1EEEF"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sz w:val="18"/>
                <w:szCs w:val="18"/>
              </w:rPr>
              <w:t>IV Antifungals </w:t>
            </w:r>
          </w:p>
        </w:tc>
      </w:tr>
      <w:tr w:rsidR="00E145D3" w:rsidRPr="00E145D3" w14:paraId="43E1FC1E" w14:textId="77777777" w:rsidTr="001E2E94">
        <w:trPr>
          <w:trHeight w:val="300"/>
        </w:trPr>
        <w:tc>
          <w:tcPr>
            <w:tcW w:w="10620" w:type="dxa"/>
            <w:tcBorders>
              <w:top w:val="nil"/>
              <w:left w:val="nil"/>
              <w:bottom w:val="nil"/>
              <w:right w:val="nil"/>
            </w:tcBorders>
            <w:hideMark/>
          </w:tcPr>
          <w:p w14:paraId="05CE618C" w14:textId="77777777" w:rsidR="00E145D3" w:rsidRPr="00E145D3" w:rsidRDefault="00E145D3" w:rsidP="001E2E94">
            <w:pPr>
              <w:spacing w:after="0" w:line="240" w:lineRule="auto"/>
              <w:rPr>
                <w:rFonts w:ascii="Arial" w:hAnsi="Arial" w:cs="Arial"/>
                <w:sz w:val="18"/>
                <w:szCs w:val="18"/>
              </w:rPr>
            </w:pPr>
            <w:r w:rsidRPr="00E145D3">
              <w:rPr>
                <w:rFonts w:ascii="Arial" w:hAnsi="Arial" w:cs="Arial"/>
                <w:sz w:val="18"/>
                <w:szCs w:val="18"/>
              </w:rPr>
              <w:t xml:space="preserve">amphotericin B, anidulafungin, </w:t>
            </w:r>
            <w:proofErr w:type="spellStart"/>
            <w:r w:rsidRPr="00E145D3">
              <w:rPr>
                <w:rFonts w:ascii="Arial" w:hAnsi="Arial" w:cs="Arial"/>
                <w:sz w:val="18"/>
                <w:szCs w:val="18"/>
              </w:rPr>
              <w:t>caspofungin</w:t>
            </w:r>
            <w:proofErr w:type="spellEnd"/>
            <w:r w:rsidRPr="00E145D3">
              <w:rPr>
                <w:rFonts w:ascii="Arial" w:hAnsi="Arial" w:cs="Arial"/>
                <w:sz w:val="18"/>
                <w:szCs w:val="18"/>
              </w:rPr>
              <w:t>, fluconazole, itraconazole, micafungin, posaconazole, voriconazole </w:t>
            </w:r>
          </w:p>
          <w:p w14:paraId="5980F91F"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color w:val="EE0000"/>
                <w:sz w:val="18"/>
                <w:szCs w:val="18"/>
              </w:rPr>
              <w:t>NEW from ASE 1.0:</w:t>
            </w:r>
            <w:r w:rsidRPr="00E145D3">
              <w:rPr>
                <w:rFonts w:ascii="Arial" w:hAnsi="Arial" w:cs="Arial"/>
                <w:color w:val="EE0000"/>
                <w:sz w:val="18"/>
                <w:szCs w:val="18"/>
              </w:rPr>
              <w:t xml:space="preserve"> </w:t>
            </w:r>
            <w:proofErr w:type="spellStart"/>
            <w:r w:rsidRPr="00E145D3">
              <w:rPr>
                <w:rFonts w:ascii="Arial" w:hAnsi="Arial" w:cs="Arial"/>
                <w:sz w:val="18"/>
                <w:szCs w:val="18"/>
              </w:rPr>
              <w:t>isavuconazole</w:t>
            </w:r>
            <w:proofErr w:type="spellEnd"/>
            <w:r w:rsidRPr="00E145D3">
              <w:rPr>
                <w:rFonts w:ascii="Arial" w:hAnsi="Arial" w:cs="Arial"/>
                <w:sz w:val="18"/>
                <w:szCs w:val="18"/>
              </w:rPr>
              <w:t xml:space="preserve">, </w:t>
            </w:r>
            <w:proofErr w:type="spellStart"/>
            <w:r w:rsidRPr="00E145D3">
              <w:rPr>
                <w:rFonts w:ascii="Arial" w:hAnsi="Arial" w:cs="Arial"/>
                <w:sz w:val="18"/>
                <w:szCs w:val="18"/>
              </w:rPr>
              <w:t>rezafungin</w:t>
            </w:r>
            <w:proofErr w:type="spellEnd"/>
            <w:r w:rsidRPr="00E145D3">
              <w:rPr>
                <w:rFonts w:ascii="Arial" w:hAnsi="Arial" w:cs="Arial"/>
                <w:b/>
                <w:bCs/>
                <w:sz w:val="18"/>
                <w:szCs w:val="18"/>
              </w:rPr>
              <w:t> </w:t>
            </w:r>
          </w:p>
        </w:tc>
      </w:tr>
      <w:tr w:rsidR="00E145D3" w:rsidRPr="00E145D3" w14:paraId="2C48A997" w14:textId="77777777" w:rsidTr="001E2E94">
        <w:trPr>
          <w:trHeight w:val="300"/>
        </w:trPr>
        <w:tc>
          <w:tcPr>
            <w:tcW w:w="10620" w:type="dxa"/>
            <w:tcBorders>
              <w:top w:val="nil"/>
              <w:left w:val="nil"/>
              <w:bottom w:val="nil"/>
              <w:right w:val="nil"/>
            </w:tcBorders>
            <w:shd w:val="clear" w:color="auto" w:fill="C0C0C0"/>
            <w:hideMark/>
          </w:tcPr>
          <w:p w14:paraId="4F91ED47"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sz w:val="18"/>
                <w:szCs w:val="18"/>
              </w:rPr>
              <w:t>PO Antifungals </w:t>
            </w:r>
          </w:p>
        </w:tc>
      </w:tr>
      <w:tr w:rsidR="00E145D3" w:rsidRPr="00E145D3" w14:paraId="6B380036" w14:textId="77777777" w:rsidTr="001E2E94">
        <w:trPr>
          <w:trHeight w:val="300"/>
        </w:trPr>
        <w:tc>
          <w:tcPr>
            <w:tcW w:w="10620" w:type="dxa"/>
            <w:tcBorders>
              <w:top w:val="nil"/>
              <w:left w:val="nil"/>
              <w:bottom w:val="nil"/>
              <w:right w:val="nil"/>
            </w:tcBorders>
            <w:hideMark/>
          </w:tcPr>
          <w:p w14:paraId="7A9ED5CD" w14:textId="77777777" w:rsidR="00E145D3" w:rsidRPr="00E145D3" w:rsidRDefault="00E145D3" w:rsidP="001E2E94">
            <w:pPr>
              <w:spacing w:after="0" w:line="240" w:lineRule="auto"/>
              <w:rPr>
                <w:rFonts w:ascii="Arial" w:hAnsi="Arial" w:cs="Arial"/>
                <w:sz w:val="18"/>
                <w:szCs w:val="18"/>
              </w:rPr>
            </w:pPr>
            <w:r w:rsidRPr="00E145D3">
              <w:rPr>
                <w:rFonts w:ascii="Arial" w:hAnsi="Arial" w:cs="Arial"/>
                <w:sz w:val="18"/>
                <w:szCs w:val="18"/>
              </w:rPr>
              <w:t>fluconazole, itraconazole, posaconazole, voriconazole </w:t>
            </w:r>
          </w:p>
          <w:p w14:paraId="3A7D1268"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color w:val="EE0000"/>
                <w:sz w:val="18"/>
                <w:szCs w:val="18"/>
              </w:rPr>
              <w:t>NEW from ASE 1.0</w:t>
            </w:r>
            <w:r w:rsidRPr="00E145D3">
              <w:rPr>
                <w:rFonts w:ascii="Arial" w:hAnsi="Arial" w:cs="Arial"/>
                <w:sz w:val="18"/>
                <w:szCs w:val="18"/>
              </w:rPr>
              <w:t xml:space="preserve">: </w:t>
            </w:r>
            <w:proofErr w:type="spellStart"/>
            <w:r w:rsidRPr="00E145D3">
              <w:rPr>
                <w:rFonts w:ascii="Arial" w:hAnsi="Arial" w:cs="Arial"/>
                <w:sz w:val="18"/>
                <w:szCs w:val="18"/>
              </w:rPr>
              <w:t>isavuconazole</w:t>
            </w:r>
            <w:proofErr w:type="spellEnd"/>
            <w:r w:rsidRPr="00E145D3">
              <w:rPr>
                <w:rFonts w:ascii="Arial" w:hAnsi="Arial" w:cs="Arial"/>
                <w:b/>
                <w:bCs/>
                <w:sz w:val="18"/>
                <w:szCs w:val="18"/>
              </w:rPr>
              <w:t> </w:t>
            </w:r>
          </w:p>
        </w:tc>
      </w:tr>
      <w:tr w:rsidR="00E145D3" w:rsidRPr="00E145D3" w14:paraId="18E7543F" w14:textId="77777777" w:rsidTr="001E2E94">
        <w:trPr>
          <w:trHeight w:val="300"/>
        </w:trPr>
        <w:tc>
          <w:tcPr>
            <w:tcW w:w="10620" w:type="dxa"/>
            <w:tcBorders>
              <w:top w:val="nil"/>
              <w:left w:val="nil"/>
              <w:bottom w:val="nil"/>
              <w:right w:val="nil"/>
            </w:tcBorders>
            <w:shd w:val="clear" w:color="auto" w:fill="C0C0C0"/>
            <w:hideMark/>
          </w:tcPr>
          <w:p w14:paraId="5E6D0F0D"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sz w:val="18"/>
                <w:szCs w:val="18"/>
              </w:rPr>
              <w:t>IV Antivirals </w:t>
            </w:r>
          </w:p>
        </w:tc>
      </w:tr>
      <w:tr w:rsidR="00E145D3" w:rsidRPr="00E145D3" w14:paraId="2E507174" w14:textId="77777777" w:rsidTr="001E2E94">
        <w:trPr>
          <w:trHeight w:val="300"/>
        </w:trPr>
        <w:tc>
          <w:tcPr>
            <w:tcW w:w="10620" w:type="dxa"/>
            <w:tcBorders>
              <w:top w:val="nil"/>
              <w:left w:val="nil"/>
              <w:bottom w:val="nil"/>
              <w:right w:val="nil"/>
            </w:tcBorders>
            <w:hideMark/>
          </w:tcPr>
          <w:p w14:paraId="7D97A549" w14:textId="77777777" w:rsidR="00E145D3" w:rsidRPr="00E145D3" w:rsidRDefault="00E145D3" w:rsidP="001E2E94">
            <w:pPr>
              <w:spacing w:after="0" w:line="240" w:lineRule="auto"/>
              <w:rPr>
                <w:rFonts w:ascii="Arial" w:hAnsi="Arial" w:cs="Arial"/>
                <w:sz w:val="18"/>
                <w:szCs w:val="18"/>
              </w:rPr>
            </w:pPr>
            <w:r w:rsidRPr="00E145D3">
              <w:rPr>
                <w:rFonts w:ascii="Arial" w:hAnsi="Arial" w:cs="Arial"/>
                <w:sz w:val="18"/>
                <w:szCs w:val="18"/>
              </w:rPr>
              <w:t>acyclovir, ganciclovir, cidofovir, foscarnet, peramivir </w:t>
            </w:r>
          </w:p>
          <w:p w14:paraId="3DACEEC3"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sz w:val="18"/>
                <w:szCs w:val="18"/>
              </w:rPr>
              <w:t>NEW from ASE 1.0: remdesivir, zanamivir</w:t>
            </w:r>
            <w:r w:rsidRPr="00E145D3">
              <w:rPr>
                <w:rFonts w:ascii="Arial" w:hAnsi="Arial" w:cs="Arial"/>
                <w:b/>
                <w:bCs/>
                <w:sz w:val="18"/>
                <w:szCs w:val="18"/>
              </w:rPr>
              <w:t> </w:t>
            </w:r>
          </w:p>
        </w:tc>
      </w:tr>
      <w:tr w:rsidR="00E145D3" w:rsidRPr="00E145D3" w14:paraId="7E861962" w14:textId="77777777" w:rsidTr="001E2E94">
        <w:trPr>
          <w:trHeight w:val="300"/>
        </w:trPr>
        <w:tc>
          <w:tcPr>
            <w:tcW w:w="10620" w:type="dxa"/>
            <w:tcBorders>
              <w:top w:val="nil"/>
              <w:left w:val="nil"/>
              <w:bottom w:val="nil"/>
              <w:right w:val="nil"/>
            </w:tcBorders>
            <w:shd w:val="clear" w:color="auto" w:fill="C0C0C0"/>
            <w:hideMark/>
          </w:tcPr>
          <w:p w14:paraId="5F1D34F9"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sz w:val="18"/>
                <w:szCs w:val="18"/>
              </w:rPr>
              <w:t>PO Antivirals </w:t>
            </w:r>
          </w:p>
        </w:tc>
      </w:tr>
      <w:tr w:rsidR="00E145D3" w:rsidRPr="00E145D3" w14:paraId="4ABF00E9" w14:textId="77777777" w:rsidTr="001E2E94">
        <w:trPr>
          <w:trHeight w:val="300"/>
        </w:trPr>
        <w:tc>
          <w:tcPr>
            <w:tcW w:w="10620" w:type="dxa"/>
            <w:tcBorders>
              <w:top w:val="nil"/>
              <w:left w:val="nil"/>
              <w:bottom w:val="single" w:sz="6" w:space="0" w:color="000000"/>
              <w:right w:val="nil"/>
            </w:tcBorders>
            <w:hideMark/>
          </w:tcPr>
          <w:p w14:paraId="7988B823" w14:textId="77777777" w:rsidR="00E145D3" w:rsidRPr="00E145D3" w:rsidRDefault="00E145D3" w:rsidP="001E2E94">
            <w:pPr>
              <w:spacing w:after="0" w:line="240" w:lineRule="auto"/>
              <w:rPr>
                <w:rFonts w:ascii="Arial" w:hAnsi="Arial" w:cs="Arial"/>
                <w:sz w:val="18"/>
                <w:szCs w:val="18"/>
              </w:rPr>
            </w:pPr>
            <w:r w:rsidRPr="00E145D3">
              <w:rPr>
                <w:rFonts w:ascii="Arial" w:hAnsi="Arial" w:cs="Arial"/>
                <w:sz w:val="18"/>
                <w:szCs w:val="18"/>
              </w:rPr>
              <w:t>oseltamivir </w:t>
            </w:r>
          </w:p>
          <w:p w14:paraId="0D0D1A84" w14:textId="77777777" w:rsidR="00E145D3" w:rsidRPr="00E145D3" w:rsidRDefault="00E145D3" w:rsidP="001E2E94">
            <w:pPr>
              <w:spacing w:after="0" w:line="240" w:lineRule="auto"/>
              <w:rPr>
                <w:rFonts w:ascii="Arial" w:hAnsi="Arial" w:cs="Arial"/>
                <w:b/>
                <w:bCs/>
                <w:sz w:val="18"/>
                <w:szCs w:val="18"/>
              </w:rPr>
            </w:pPr>
            <w:r w:rsidRPr="00E145D3">
              <w:rPr>
                <w:rFonts w:ascii="Arial" w:hAnsi="Arial" w:cs="Arial"/>
                <w:b/>
                <w:bCs/>
                <w:color w:val="EE0000"/>
                <w:sz w:val="18"/>
                <w:szCs w:val="18"/>
              </w:rPr>
              <w:t>NEW from ASE 1.0</w:t>
            </w:r>
            <w:r w:rsidRPr="00E145D3">
              <w:rPr>
                <w:rFonts w:ascii="Arial" w:hAnsi="Arial" w:cs="Arial"/>
                <w:sz w:val="18"/>
                <w:szCs w:val="18"/>
              </w:rPr>
              <w:t xml:space="preserve">: </w:t>
            </w:r>
            <w:proofErr w:type="spellStart"/>
            <w:r w:rsidRPr="00E145D3">
              <w:rPr>
                <w:rFonts w:ascii="Arial" w:hAnsi="Arial" w:cs="Arial"/>
                <w:sz w:val="18"/>
                <w:szCs w:val="18"/>
              </w:rPr>
              <w:t>baloxavir</w:t>
            </w:r>
            <w:proofErr w:type="spellEnd"/>
            <w:r w:rsidRPr="00E145D3">
              <w:rPr>
                <w:rFonts w:ascii="Arial" w:hAnsi="Arial" w:cs="Arial"/>
                <w:sz w:val="18"/>
                <w:szCs w:val="18"/>
              </w:rPr>
              <w:t xml:space="preserve">, </w:t>
            </w:r>
            <w:proofErr w:type="spellStart"/>
            <w:r w:rsidRPr="00E145D3">
              <w:rPr>
                <w:rFonts w:ascii="Arial" w:hAnsi="Arial" w:cs="Arial"/>
                <w:sz w:val="18"/>
                <w:szCs w:val="18"/>
              </w:rPr>
              <w:t>maribavir</w:t>
            </w:r>
            <w:proofErr w:type="spellEnd"/>
            <w:r w:rsidRPr="00E145D3">
              <w:rPr>
                <w:rFonts w:ascii="Arial" w:hAnsi="Arial" w:cs="Arial"/>
                <w:b/>
                <w:bCs/>
                <w:sz w:val="18"/>
                <w:szCs w:val="18"/>
              </w:rPr>
              <w:t> </w:t>
            </w:r>
          </w:p>
        </w:tc>
      </w:tr>
    </w:tbl>
    <w:p w14:paraId="1C92C503" w14:textId="77777777" w:rsidR="00E145D3" w:rsidRDefault="00E145D3" w:rsidP="00E145D3">
      <w:pPr>
        <w:spacing w:after="0" w:line="240" w:lineRule="auto"/>
        <w:rPr>
          <w:rFonts w:ascii="Arial" w:hAnsi="Arial" w:cs="Arial"/>
          <w:b/>
          <w:bCs/>
        </w:rPr>
      </w:pPr>
      <w:r w:rsidRPr="4E0CB59E">
        <w:rPr>
          <w:rFonts w:ascii="Arial" w:hAnsi="Arial" w:cs="Arial"/>
          <w:b/>
          <w:bCs/>
        </w:rPr>
        <w:lastRenderedPageBreak/>
        <w:t> </w:t>
      </w:r>
    </w:p>
    <w:p w14:paraId="6DE99DB1" w14:textId="1D016B81" w:rsidR="4E0CB59E" w:rsidRDefault="4E0CB59E" w:rsidP="4E0CB59E">
      <w:pPr>
        <w:spacing w:after="0" w:line="240" w:lineRule="auto"/>
        <w:rPr>
          <w:rFonts w:ascii="Arial" w:hAnsi="Arial" w:cs="Arial"/>
          <w:b/>
          <w:bCs/>
        </w:rPr>
      </w:pPr>
    </w:p>
    <w:p w14:paraId="5901AA8D" w14:textId="0EFB74A7" w:rsidR="00E145D3" w:rsidRDefault="00E145D3" w:rsidP="00E145D3">
      <w:pPr>
        <w:shd w:val="clear" w:color="auto" w:fill="DBE5F1" w:themeFill="accent1" w:themeFillTint="33"/>
        <w:spacing w:after="0" w:line="240" w:lineRule="auto"/>
        <w:rPr>
          <w:rFonts w:ascii="Arial" w:hAnsi="Arial" w:cs="Arial"/>
          <w:b/>
          <w:bCs/>
        </w:rPr>
      </w:pPr>
      <w:r>
        <w:rPr>
          <w:rFonts w:ascii="Arial" w:hAnsi="Arial" w:cs="Arial"/>
          <w:b/>
          <w:bCs/>
        </w:rPr>
        <w:t>APPENDIX B. Codes Used in Definition of Infection</w:t>
      </w:r>
    </w:p>
    <w:p w14:paraId="77C41A97" w14:textId="77777777" w:rsidR="00E145D3" w:rsidRDefault="00E145D3" w:rsidP="00E145D3">
      <w:pPr>
        <w:spacing w:after="0" w:line="240" w:lineRule="auto"/>
        <w:rPr>
          <w:rFonts w:ascii="Arial" w:hAnsi="Arial" w:cs="Arial"/>
          <w:b/>
          <w:bCs/>
        </w:rPr>
      </w:pPr>
    </w:p>
    <w:p w14:paraId="43741FF1" w14:textId="3E767463" w:rsidR="00E145D3" w:rsidRDefault="00F40F5D" w:rsidP="00E145D3">
      <w:pPr>
        <w:spacing w:after="0" w:line="240" w:lineRule="auto"/>
        <w:rPr>
          <w:rFonts w:ascii="Arial" w:hAnsi="Arial" w:cs="Arial"/>
        </w:rPr>
      </w:pPr>
      <w:r w:rsidRPr="00F40F5D">
        <w:rPr>
          <w:rFonts w:ascii="Arial" w:hAnsi="Arial" w:cs="Arial"/>
        </w:rPr>
        <w:t>These codes are incorporated into the ASE 2.0 algorithm through the Presumed Serious Infection criteria. If no blood culture is drawn, patients can still meet the infection criterion if they have a principal diagnosis of infection or sepsis using one of the codes listed below.</w:t>
      </w:r>
      <w:r>
        <w:rPr>
          <w:rFonts w:ascii="Arial" w:hAnsi="Arial" w:cs="Arial"/>
        </w:rPr>
        <w:t xml:space="preserve"> </w:t>
      </w:r>
      <w:r w:rsidR="00E145D3" w:rsidRPr="00E145D3">
        <w:rPr>
          <w:rFonts w:ascii="Arial" w:hAnsi="Arial" w:cs="Arial"/>
        </w:rPr>
        <w:t>These are drawn from a list of codes used in prior sepsis studies (</w:t>
      </w:r>
      <w:proofErr w:type="spellStart"/>
      <w:r w:rsidR="00E145D3" w:rsidRPr="00E145D3">
        <w:rPr>
          <w:rFonts w:ascii="Arial" w:hAnsi="Arial" w:cs="Arial"/>
        </w:rPr>
        <w:t>e.g</w:t>
      </w:r>
      <w:proofErr w:type="spellEnd"/>
      <w:r w:rsidR="00E145D3" w:rsidRPr="00E145D3">
        <w:rPr>
          <w:rFonts w:ascii="Arial" w:hAnsi="Arial" w:cs="Arial"/>
        </w:rPr>
        <w:t xml:space="preserve">, Kam KQ, Chen T, Kadri SS, </w:t>
      </w:r>
      <w:proofErr w:type="spellStart"/>
      <w:r w:rsidR="00E145D3" w:rsidRPr="00E145D3">
        <w:rPr>
          <w:rFonts w:ascii="Arial" w:hAnsi="Arial" w:cs="Arial"/>
        </w:rPr>
        <w:t>Lawandi</w:t>
      </w:r>
      <w:proofErr w:type="spellEnd"/>
      <w:r w:rsidR="00E145D3" w:rsidRPr="00E145D3">
        <w:rPr>
          <w:rFonts w:ascii="Arial" w:hAnsi="Arial" w:cs="Arial"/>
        </w:rPr>
        <w:t xml:space="preserve"> A, </w:t>
      </w:r>
      <w:proofErr w:type="spellStart"/>
      <w:r w:rsidR="00E145D3" w:rsidRPr="00E145D3">
        <w:rPr>
          <w:rFonts w:ascii="Arial" w:hAnsi="Arial" w:cs="Arial"/>
        </w:rPr>
        <w:t>Yek</w:t>
      </w:r>
      <w:proofErr w:type="spellEnd"/>
      <w:r w:rsidR="00E145D3" w:rsidRPr="00E145D3">
        <w:rPr>
          <w:rFonts w:ascii="Arial" w:hAnsi="Arial" w:cs="Arial"/>
        </w:rPr>
        <w:t xml:space="preserve"> C, Walker M, Warner S, Fram D, Chen HC, Shappell CN, DelloStritto L, Jin R, Klompas M, Rhee C. Epidemiology and Outcomes of Antibiotic De-escalation in Patients </w:t>
      </w:r>
      <w:proofErr w:type="gramStart"/>
      <w:r w:rsidR="00E145D3" w:rsidRPr="00E145D3">
        <w:rPr>
          <w:rFonts w:ascii="Arial" w:hAnsi="Arial" w:cs="Arial"/>
        </w:rPr>
        <w:t>With</w:t>
      </w:r>
      <w:proofErr w:type="gramEnd"/>
      <w:r w:rsidR="00E145D3" w:rsidRPr="00E145D3">
        <w:rPr>
          <w:rFonts w:ascii="Arial" w:hAnsi="Arial" w:cs="Arial"/>
        </w:rPr>
        <w:t xml:space="preserve"> Suspected Sepsis in US Hospitals. Clin Infect Dis. 2025 Feb 5;80(1):108-117). </w:t>
      </w:r>
    </w:p>
    <w:p w14:paraId="18135774" w14:textId="77777777" w:rsidR="00F40F5D" w:rsidRPr="00E145D3" w:rsidRDefault="00F40F5D" w:rsidP="00E145D3">
      <w:pPr>
        <w:spacing w:after="0" w:line="240" w:lineRule="auto"/>
        <w:rPr>
          <w:rFonts w:ascii="Arial" w:hAnsi="Arial" w:cs="Arial"/>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6"/>
        <w:gridCol w:w="7018"/>
      </w:tblGrid>
      <w:tr w:rsidR="00E145D3" w:rsidRPr="00AF5954" w14:paraId="0BEEF01F" w14:textId="77777777">
        <w:trPr>
          <w:trHeight w:val="300"/>
        </w:trPr>
        <w:tc>
          <w:tcPr>
            <w:tcW w:w="2400" w:type="dxa"/>
            <w:tcBorders>
              <w:top w:val="single" w:sz="6" w:space="0" w:color="auto"/>
              <w:left w:val="single" w:sz="6" w:space="0" w:color="auto"/>
              <w:bottom w:val="single" w:sz="6" w:space="0" w:color="auto"/>
              <w:right w:val="single" w:sz="6" w:space="0" w:color="auto"/>
            </w:tcBorders>
            <w:shd w:val="clear" w:color="auto" w:fill="BFBFBF"/>
            <w:hideMark/>
          </w:tcPr>
          <w:p w14:paraId="58FA2EED"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Infection site </w:t>
            </w:r>
          </w:p>
        </w:tc>
        <w:tc>
          <w:tcPr>
            <w:tcW w:w="8370" w:type="dxa"/>
            <w:tcBorders>
              <w:top w:val="single" w:sz="6" w:space="0" w:color="auto"/>
              <w:left w:val="single" w:sz="6" w:space="0" w:color="auto"/>
              <w:bottom w:val="single" w:sz="6" w:space="0" w:color="auto"/>
              <w:right w:val="single" w:sz="6" w:space="0" w:color="auto"/>
            </w:tcBorders>
            <w:shd w:val="clear" w:color="auto" w:fill="BFBFBF"/>
            <w:hideMark/>
          </w:tcPr>
          <w:p w14:paraId="10E713CA"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ICD-10 codes </w:t>
            </w:r>
          </w:p>
        </w:tc>
      </w:tr>
      <w:tr w:rsidR="00E145D3" w:rsidRPr="00AF5954" w14:paraId="4EBF76E6"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687E9087"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Bone/Joint </w:t>
            </w:r>
          </w:p>
        </w:tc>
        <w:tc>
          <w:tcPr>
            <w:tcW w:w="8370" w:type="dxa"/>
            <w:tcBorders>
              <w:top w:val="single" w:sz="6" w:space="0" w:color="auto"/>
              <w:left w:val="single" w:sz="6" w:space="0" w:color="auto"/>
              <w:bottom w:val="single" w:sz="6" w:space="0" w:color="auto"/>
              <w:right w:val="single" w:sz="6" w:space="0" w:color="auto"/>
            </w:tcBorders>
            <w:hideMark/>
          </w:tcPr>
          <w:p w14:paraId="5A7B7EE1"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 xml:space="preserve">A1801, A1802, A1803, A1809, B4282, B453, A666, B672, A5441, A5442, A5443, A0104, A0105, A0223, A0224, A3983, A3984, B0682, B2685, M0000, M00011, M00012, M00019, M00021, M00022, M00029, M00031, M00032, M00039, M00041, M00042, M00049, M00051, M00052, M00059, M00061, M00062, M00069, M00071, M00072, M00079, M0008, M0009, M0010, M00111, M00112, M00119, M00121, M00122, M00129, M00131, M00132, M00139, M00141, M00142, M00149, M00151, M00152, M00159, M00161, M00162, M00169, M00171, M00172, M00179, M0018, M0019, M0020, M00211, M00212, M00219, M00221, M00222, M00229, M00231, M00232, M00239, M00241, M00242, M00249, M00251, M00252, M00259, M00261, M00262, M00269, M00271, M00272, M00279, M0028, M0029, M0080, M00811, M00812, M00819, M00821, M00822, M00829, M00831, M00832, M00839, M00841, M00842, M00849, M00851, M00852, M00859, M00861, M00862, M00869, M00871, M00872, M00879, M0088, M0089, M009, M01X0, M01X11, M01X12, M01X19, M01X21, M01X22, M01X29, M01X31, M01X32, M01X39, M01X41, M01X42, M01X49, M01X51, M01X52, M01X59, M01X61, M01X62, M01X69, M01X71, M01X72, M01X79, M01X8, M01X9, M4620, M4621, M4622, M4623, M4624, M4625, M4626, M4627, M4628, M8600, M86011, M86012, M86019, M86021, M86022, M86029, M86031, M86032, M86039, M86041, M86042, M86049, M86051, M86052, M86059, M86061, M86062, M86069, M86071, M86072, M86079, M8608, M8609, M8610, M86111, M86112, M86119, M86121, M86122, M86129, M86131, M86132, M86139, M86141, M86142, M86149, M86151, M86152, M86159, M86161, M86162, M86169, M86171, M86172, M86179, M8618, M8619, M8620, M86211, M86212, M86219, M86221, M86222, M86229, M86231, M86232, M86239, M86241, M86242, M86249, M86251, M86252, M86259, M86261, M86262, M86269, M86271, M86272, M86279, M8628, M8629, M8630, M86311, M86312, M86319, M86321, M86322, M86329, M86331, M86332, M86339, M86341, M86342, M86349, M86351, M86352, M86359, M86361, M86362, M86369, M86371, M86372, M86379, M8638, M8639, M8640, M86411, M86412, M86419, M86421, M86422, M86429, M86431, M86432, M86439, M86441, M86442, M86449, M86451, M86452, M86459, M86461, M86462, M86469, M86471, M86472, M86479, M8648, M8649, M8650, M86511, M86512, M86519, M86521, M86522, M86529, M86531, M86532, M86539, M86541, M86542, M86549, M86551, M86552, M86559, M86561, M86562, M86569, M86571, M86572, M86579, M8658, M8659, M8660, M86611, M86612, M86619, M86621, M86622, M86629, M86631, M86632, M86639, M86641, M86642, M86649, M86651, M86652, M86659, M86661, M86662, M86669, M86671, M86672, M86679, M8668, M8669, M868X0, M868X1, M868X2, M868X3, M868X4, M868X5, M868X6, M868X7, M868X8, M868X9, M869, M4630, M4631, M4632, M4633, M4634, M4635, M4636, M4637, M4638, M4639, M4640, M4641, M4642, M4643, M4644, M4645, M4646, M4647, M4648, M4649, M4650, M4651, M4652, M4653, M4654, M4655, M4656, M4657, M4658, M4659, T8450XA, T8450XD, T8450XS, T8451XA, T8451XD, T8451XS, T8452XA, T8452XD, T8452XS, T8453XA, T8453XD, T8453XS, T8454XA, T8454XD, T8454XS, T8459XA, T8459XD, T8459XS, T8460XA, T8460XD, T8460XS, T84610A, T84610D, T84610S, T84611A, T84611D, T84611S, T84612A, T84612D, T84612S, T84613A, T84613D, T84613S, T84614A, T84614D, T84614S, T84615A, T84615D, T84615S, T84619A, T84619D, T84619S, T84620A, T84620D, T84620S, T84621A, T84621D, T84621S, T84622A, T84622D, T84622S, T84623A, T84623D, T84623S, T84624A, T84624D, </w:t>
            </w:r>
            <w:r w:rsidRPr="00AF5954">
              <w:rPr>
                <w:rFonts w:ascii="Arial" w:hAnsi="Arial" w:cs="Arial"/>
                <w:sz w:val="18"/>
                <w:szCs w:val="18"/>
              </w:rPr>
              <w:lastRenderedPageBreak/>
              <w:t>T84624S, T84625A, T84625D, T84625S, T84629A, T84629D, T84629S, T8463XA, T8463XD, T8463XS, T8469XA, T8469XD, T8469XS, T847XXA, T847XXD, T847XXS </w:t>
            </w:r>
          </w:p>
        </w:tc>
      </w:tr>
      <w:tr w:rsidR="00E145D3" w:rsidRPr="00AF5954" w14:paraId="5DEC863F"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22412462"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lastRenderedPageBreak/>
              <w:t>Cardiac </w:t>
            </w:r>
          </w:p>
        </w:tc>
        <w:tc>
          <w:tcPr>
            <w:tcW w:w="8370" w:type="dxa"/>
            <w:tcBorders>
              <w:top w:val="single" w:sz="6" w:space="0" w:color="auto"/>
              <w:left w:val="single" w:sz="6" w:space="0" w:color="auto"/>
              <w:bottom w:val="single" w:sz="6" w:space="0" w:color="auto"/>
              <w:right w:val="single" w:sz="6" w:space="0" w:color="auto"/>
            </w:tcBorders>
            <w:hideMark/>
          </w:tcPr>
          <w:p w14:paraId="381D7A60"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A1884, A0102, A3282, B570, B572, B5882, B6981, A5483, A3681, A381, A3950, A3951, A3952, A3953, B2682, B3320, B3321, B3322, B3323, B3324, B376, B5881, I301, I330, I339, I38, I39, I400, J1082, J1182, J853, J9851, T8623 </w:t>
            </w:r>
          </w:p>
        </w:tc>
      </w:tr>
      <w:tr w:rsidR="00E145D3" w:rsidRPr="00AF5954" w14:paraId="3B709643"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55E702C4"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Central Nervous System </w:t>
            </w:r>
          </w:p>
        </w:tc>
        <w:tc>
          <w:tcPr>
            <w:tcW w:w="8370" w:type="dxa"/>
            <w:tcBorders>
              <w:top w:val="single" w:sz="6" w:space="0" w:color="auto"/>
              <w:left w:val="single" w:sz="6" w:space="0" w:color="auto"/>
              <w:bottom w:val="single" w:sz="6" w:space="0" w:color="auto"/>
              <w:right w:val="single" w:sz="6" w:space="0" w:color="auto"/>
            </w:tcBorders>
            <w:hideMark/>
          </w:tcPr>
          <w:p w14:paraId="1A61F7EA"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A170, A171, A1781, A1782, A1783, A1789, A179, A3682, A3683, A3982, B4281, B431, A820, A821, A829, B0082, B0112, B0221, B0222, B0223, B0224, B0229, B0600, B0609, B2684, B5740, B5749, B6010, B602, B690, A5481, A5482, A0101, A0221, A203, A2781, A3211, A390, A4281, A6921, A870, A871, A872, A878, A879, B003, B010, B021, B051, B0602, B261, B2702, B2712, B2782, B2792, B375, B384, B451, B5741, G000, G001, G002, G003, G008, G009, G01, G02, G030, G031, G039, A3212, A3981, A4282, A811, A830, A831, A832, A833, A834, A835, A836, A838, A839, A840, A841, A848, A849, A850, A851, A852, A858, A86, A89, A922, A9231, B004, B0111, B020, B050, B0601, B1001, B1009, B262, B4081, B5742, B582, B6011, G0400, G0402, G042, G0481, G0489, G0490, G0491, G053, G054, A812, A8189, A819, A888, G060, G061, G062, G07, J1081, A066 </w:t>
            </w:r>
          </w:p>
        </w:tc>
      </w:tr>
      <w:tr w:rsidR="00E145D3" w:rsidRPr="00AF5954" w14:paraId="30CBD6AA"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69416267"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Genitourinary </w:t>
            </w:r>
          </w:p>
        </w:tc>
        <w:tc>
          <w:tcPr>
            <w:tcW w:w="8370" w:type="dxa"/>
            <w:tcBorders>
              <w:top w:val="single" w:sz="6" w:space="0" w:color="auto"/>
              <w:left w:val="single" w:sz="6" w:space="0" w:color="auto"/>
              <w:bottom w:val="single" w:sz="6" w:space="0" w:color="auto"/>
              <w:right w:val="single" w:sz="6" w:space="0" w:color="auto"/>
            </w:tcBorders>
            <w:hideMark/>
          </w:tcPr>
          <w:p w14:paraId="0C68F000"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A1810, A1811, A1812, A1813, A1814, A1815, A3684, B3741, B3742, B3749, B3881, B260, B5883, B8781, A0681, A0682, B2683, A3685, N10, N110, N111, N136, N151, N3000, N3001, N3010, N3011, N3020, N3021, N3030, N3031, N3080, N3081, N3090, N3091, N340, N341, N342, N390, N410, N411, N412, N413, N414, N418, N419, N431, N451, N452, N453, N454, N476, N481, O0338, O0388, O0488, O0738, O0883, O2300, O2301, O2302, O2303, O2310, O2311, O2312, O2313, O2320, O2321, O2322, O2323, O2330, O2331, O2332, O2333, O2340, O2341, O2342, O2343, O2390, O2391, O2392, O2393, O8620, O8621, O8622, O8629, T83510A, T83510D, T83510S, T83511A, T83511D, T83511S, T83512A, T83512D, T83512S, T83518A, T83518D, T83518S, T8351XA, T8351XD, T8351XS, T83590A, T83590D, T83590S, T83591A, T83591D, T83591S, T83592A, T83592D, T83592S, T83593A, T83593D, T83593S, T83598A, T83598D, T83598S, T8361XA, T8361XD, T8361XS, T8362XA, T8362XD, T8362XS, T8369XA, T8369XD, T8369XS, T8613, N99511, N99521, N99531 </w:t>
            </w:r>
          </w:p>
        </w:tc>
      </w:tr>
      <w:tr w:rsidR="00E145D3" w:rsidRPr="00AF5954" w14:paraId="15746A50"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16F7071C"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Intra-abdominal </w:t>
            </w:r>
          </w:p>
        </w:tc>
        <w:tc>
          <w:tcPr>
            <w:tcW w:w="8370" w:type="dxa"/>
            <w:tcBorders>
              <w:top w:val="single" w:sz="6" w:space="0" w:color="auto"/>
              <w:left w:val="single" w:sz="6" w:space="0" w:color="auto"/>
              <w:bottom w:val="single" w:sz="6" w:space="0" w:color="auto"/>
              <w:right w:val="single" w:sz="6" w:space="0" w:color="auto"/>
            </w:tcBorders>
            <w:hideMark/>
          </w:tcPr>
          <w:p w14:paraId="1DD87E5D"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A1831, A1832, A1839, A187, A1883, A1885, A421, B3781, B3782, B462, B0081, B054, B252, B263, B5730, B5739, B670, B675, B678, B770, B780, B811, B813, B814, B818, B820, B829, B8782, A5485, A000, A001, A009, A0100, A0109, A011, A012, A013, A014, A020, A0220, A0225, A0229, A028, A029, A030, A031, A032, A033, A038, A039, A040, A041, A042, A043, A044, A045, A046, A047, A0471, A0472, A048, A049, A050, A051, A052, A053, A054, A055, A058, A059, A060, A061, A062, A063, A064, A069, A070, A071, A072, A073, A074, A078, A079, A080, A0811, A0819, A082, A0831, A0832, A0839, A084, A088, A09, A213, A222, K251, K255, K261, K265, K271, K275, K281, K285, K352, K353, K3580, K3589, K36, K37, K4010, K4011, K4040, K4041, K4110, K4111, K4140, K4141, K421, K431, K434, K437, K441, K451, K461, K50014, K50114, K50814, K50914, K51014, K51214, K51314, K51414, K51514, K51814, K51914, K5700, K5701, K5712, K5713, K5720, K5721, K5732, K5733, K5740, K5741, K5752, K5753, K5780, K5781, K5792, K5793, K610, K611, K612, K613, K614, A7481, K630, K650, K651, K652, K653, K658, K659, K67, K6819, K8000, K8001, K8010, K8011, K8012, K8013, K8018, K8019, K8030, K8031, K8032, K8033, K8034, K8035, K8036, K8037, K8040, K8041, K8042, K8043, K8044, K8045, K8046, K8047, K8060, K8061, K8062, K8063, K8064, K8065, K8066, K8067, K8081, K810, K811, K812, K819, K820, K822, K823, K830, K831, K832, K833, K834, K750, K8502, K8512, K8522, K8532, K8582, K8592, K252, K262, K266, K272, K276, K282, K286, K521, K5530, K5531, K5532, K5533, K5931, K631, K9412, T8643, T86852, K6811, K91850, K9422, K9432, K9501, K9581 </w:t>
            </w:r>
          </w:p>
        </w:tc>
      </w:tr>
      <w:tr w:rsidR="00E145D3" w:rsidRPr="00AF5954" w14:paraId="481504BF"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2E1F3F34"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Line/Device </w:t>
            </w:r>
          </w:p>
        </w:tc>
        <w:tc>
          <w:tcPr>
            <w:tcW w:w="8370" w:type="dxa"/>
            <w:tcBorders>
              <w:top w:val="single" w:sz="6" w:space="0" w:color="auto"/>
              <w:left w:val="single" w:sz="6" w:space="0" w:color="auto"/>
              <w:bottom w:val="single" w:sz="6" w:space="0" w:color="auto"/>
              <w:right w:val="single" w:sz="6" w:space="0" w:color="auto"/>
            </w:tcBorders>
            <w:hideMark/>
          </w:tcPr>
          <w:p w14:paraId="7FC873F2"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T8359XA, T8359XD, T8359XS, T836XXA, T836XXD, T836XXS, T8571XA, T8571XD, T8571XS, T8572XA, T8572XD, T8572XS, T85730A, T85730D, T85730S, T85731A, T85731D, T85731S, T85732A, T85732D, T85732S, T85733A, T85733D, T85733S, T85734A, T85734D, T85734S, T85735A, T85735D, T85735S, T85738A, T85738D, T85738S, T8579XA, T8579XD, T8579XS, T80211A, T80211D, T80211S, T80212A, T80212D, T80212S, T80218A, T80218D, T80218S, T80219A, T80219D, T80219S </w:t>
            </w:r>
          </w:p>
        </w:tc>
      </w:tr>
      <w:tr w:rsidR="00E145D3" w:rsidRPr="00AF5954" w14:paraId="053615BC"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6963FAB6"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Obstetric/Gynecologic </w:t>
            </w:r>
          </w:p>
        </w:tc>
        <w:tc>
          <w:tcPr>
            <w:tcW w:w="8370" w:type="dxa"/>
            <w:tcBorders>
              <w:top w:val="single" w:sz="6" w:space="0" w:color="auto"/>
              <w:left w:val="single" w:sz="6" w:space="0" w:color="auto"/>
              <w:bottom w:val="single" w:sz="6" w:space="0" w:color="auto"/>
              <w:right w:val="single" w:sz="6" w:space="0" w:color="auto"/>
            </w:tcBorders>
            <w:hideMark/>
          </w:tcPr>
          <w:p w14:paraId="3B960477"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 xml:space="preserve">A1816, A1817, A1818, N7001, N7002, N7003, N7011, N7012, N7013, N7091, N7092, N7093, N710, N711, N719, N72, N730, N731, N732, N733, N734, N735, N736, N738, N739, N74, N750, N751, N758, N759, N760, N761, N762, N763, N764, N765, N766, N7681, N7689, N770, N771, O030, O0337, O035, O0387, O045, O0487, O070, O0737, O0882, O23511, O23512, O23513, O23519, O23521, O23522, O23523, O23529, O23591, O23592, O23593, O23599, O88311, O88312, O88313, O88319, O411010, </w:t>
            </w:r>
            <w:r w:rsidRPr="00AF5954">
              <w:rPr>
                <w:rFonts w:ascii="Arial" w:hAnsi="Arial" w:cs="Arial"/>
                <w:sz w:val="18"/>
                <w:szCs w:val="18"/>
              </w:rPr>
              <w:lastRenderedPageBreak/>
              <w:t>O411011, O411012, O411013, O411014, O411015, O411019, O411020, O411021, O411022, O411023, O411024, O411025, O411029, O411030, O411031, O411032, O411033, O411034, O411035, O411039, O411090, O411091, O411092, O411093, O411094, O411095, O411099, O411210, O411211, O411212, O411213, O411214, O411215, O411219, O411220, O411221, O411222, O411223, O411224, O411225, O411229, O411230, O411231, O411232, O411233, O411234, O411235, O411239, O411290, O411291, O411292, O411293, O411294, O411295, O411299, O411410, O411411, O411412, O411413, O411414, O411415, O411419, O411420, O411421, O411422, O411423, O411424, O411425, O411429, O411430, O411431, O411432, O411433, O411434, O411435, O411439, O411490, O411491, O411492, O411493, O411494, O411495, O411499, O753, O85, O860, O8611, O8612, O8613, O8619, O8681, O8689, O8832, O8833 </w:t>
            </w:r>
          </w:p>
        </w:tc>
      </w:tr>
      <w:tr w:rsidR="00E145D3" w:rsidRPr="00AF5954" w14:paraId="306836DC"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06EC923C"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lastRenderedPageBreak/>
              <w:t>Ocular </w:t>
            </w:r>
          </w:p>
        </w:tc>
        <w:tc>
          <w:tcPr>
            <w:tcW w:w="8370" w:type="dxa"/>
            <w:tcBorders>
              <w:top w:val="single" w:sz="6" w:space="0" w:color="auto"/>
              <w:left w:val="single" w:sz="6" w:space="0" w:color="auto"/>
              <w:bottom w:val="single" w:sz="6" w:space="0" w:color="auto"/>
              <w:right w:val="single" w:sz="6" w:space="0" w:color="auto"/>
            </w:tcBorders>
            <w:hideMark/>
          </w:tcPr>
          <w:p w14:paraId="3CB2BF78"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A1850, A1851, A1852, A1853, A1854, A1859, B0181, B5800, B6012, B6013, B691, B7300, B7301, B7302, B7309, B872, A5430, A5431, A5432, A5433, A5439, A211, A3686, A710, A711, A719, A740, B0050, B0051, B0052, B0053, B0059, B0230, B0231, B0232, B0233, B0234, B0239, B0581, B300, B301, B302, B303, B308, B309, B5801, B5809, B940, H00011, H00012, H00013, H00014, H00015, H00016, H00019, H00021, H00022, H00023, H00024, H00025, H00026, H00029, H00031, H00032, H00033, H00034, H00035, H00036, H00039, H01001, H01002, H01003, H01004, H01005, H01006, H01009, H01011, H01012, H01013, H01014, H01015, H01016, H01019, H04001, H04002, H04003, H04009, H04011, H04012, H04013, H04019, H04301, H04302, H04303, H04309, H04311, H04312, H04313, H04319, H04321, H04322, H04323, H04329, H04331, H04332, H04333, H04339, H05011, H05012, H05013, H05019, H05021, H05022, H05023, H05029, H05031, H05032, H05033, H05039, H05041, H05042, H05043, H05049, H10011, H10012, H10013, H10019, H10021, H10022, H10023, H10029, H10221, H10222, H10223, H10229, H10231, H10239, H1030, H1031, H1032, H1033, H10501, H10502, H10503, H10509, H10511, H10512, H10513, H10519, H10521, H10522, H10523, H10529, H1089, H109, H15001, H15002, H15003, H15009, H16311, H16312, H16313, H16319, H20031, H20032, H20033, H20039, H21331, H21332, H21333, H21339, H33121, H33122, H33123, H33129, H44001, H44002, H44003, H44009, H44021, H44022, H44023, H44029, H44121, H44122, H44123, H44129, H4419, T86842 </w:t>
            </w:r>
          </w:p>
        </w:tc>
      </w:tr>
      <w:tr w:rsidR="00E145D3" w:rsidRPr="00AF5954" w14:paraId="26877983"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290D6EB7"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Oral/Ear/Nose/Throat </w:t>
            </w:r>
          </w:p>
        </w:tc>
        <w:tc>
          <w:tcPr>
            <w:tcW w:w="8370" w:type="dxa"/>
            <w:tcBorders>
              <w:top w:val="single" w:sz="6" w:space="0" w:color="auto"/>
              <w:left w:val="single" w:sz="6" w:space="0" w:color="auto"/>
              <w:bottom w:val="single" w:sz="6" w:space="0" w:color="auto"/>
              <w:right w:val="single" w:sz="6" w:space="0" w:color="auto"/>
            </w:tcBorders>
            <w:hideMark/>
          </w:tcPr>
          <w:p w14:paraId="035D1F54"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A186, A1881, A3281, A380, A388, A389, B3784, B442, B461, B481, B002, A690, A691, B6731, B873, B874, B053, H66001, H66002, H66003, H66004, H66005, H66006, H66007, H66009, H66011, H66012, H66013, H66014, H66015, H66016, H66017, H66019, H6640, H6641, H6642, H6643, H6690, H6691, H6692, H6693, H671, H672, H673, H679, H68001, H68002, H68003, H68009, H68011, H68012, H68013, H68019, H70003, H70009, H70011, H70012, H70013, H70019, H70091, H70092, H70093, H70099, H70201, H70202, H70203, H70209, H70211, H70212, H70213, H70219, H70891, H70892, H70893, H70899, H7090, H7091, H7092, H7093, H7500, H7501, H7502, H7503, H6000, H6001, H6002, H6003, H6010, H6011, H6012, H6013, H6020, H6021, H6022, H6023, H60311, H60312, H60313, H60319, H60321, H60322, H60323, H60329, H60331, H60332, H60333, H60339, H60391, H60392, H60393, H60399, H60511, H60512, H60513, H60519, J0380, J0381, J0390, J0391, J3501, J3502, J3503, J36, A360, A361, A362, J00, J0100, J0101, J0110, J0111, J0120, J0121, J0130, J0131, J0140, J0141, J0180, J0181, J0190, J0191, J020, J028, J029, J0300, J0301, J040, J0410, J0411, J042, J0430, J0431, J050, J0510, J0511, J060, J069, J320, J321, J322, J323, J324, J328, J329, J390, J391, K046, K047, K1120, K1121, K1122, K113, K122 </w:t>
            </w:r>
          </w:p>
        </w:tc>
      </w:tr>
      <w:tr w:rsidR="00E145D3" w:rsidRPr="00AF5954" w14:paraId="40D1F7D8"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364D5F92"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Other </w:t>
            </w:r>
          </w:p>
        </w:tc>
        <w:tc>
          <w:tcPr>
            <w:tcW w:w="8370" w:type="dxa"/>
            <w:tcBorders>
              <w:top w:val="single" w:sz="6" w:space="0" w:color="auto"/>
              <w:left w:val="single" w:sz="6" w:space="0" w:color="auto"/>
              <w:bottom w:val="single" w:sz="6" w:space="0" w:color="auto"/>
              <w:right w:val="single" w:sz="6" w:space="0" w:color="auto"/>
            </w:tcBorders>
            <w:hideMark/>
          </w:tcPr>
          <w:p w14:paraId="51583ABB"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 xml:space="preserve">A182, A1882, A1889, A200, A208, A209, A217, A218, A219, A228, A229, A230, A231, A232, A233, A238, A239, A240, A241, A242, A243, A249, A250, A251, A259, A4289, A429, A438, A439, A448, A449, A482, A484, A488, A4901, A4902, A491, A492, A493, A498, A499, A70, A7489, A749, A78, B950, B951, B952, B953, B954, B955, B9561, B9562, B957, B958, B960, B961, B9620, B9621, B9622, B9623, B9629, B963, B964, B965, B966, B967, B9682, B9689, I00, I029, K9081, B3789, B379, B3889, B4089, B418, B4289, B438, B4489, B458, B465, B468, B469, B470, B480, B482, B483, B484, B488, B49, A960, A961, A962, A968, A969, A980, A981, A982, A983, A984, A985, A988, A99, B0089, B009, B0189, B019, B028, B029, B03, B04, B0589, B059, B0689, B069, B08010, B08011, B0802, B0803, B0804, B0809, B0820, B0821, B0822, B083, B084, B085, B0871, B0872, B0879, B088, B09, B1081, B1082, B1089, B258, B259, B2689, B269, B2700, B2709, B2710, B2719, B2780, B2789, B2790, B2799, B330, B331, B338, B340, B341, B342, B343, B348, B349, B970, B9710, B9711, B9712, </w:t>
            </w:r>
            <w:r w:rsidRPr="00AF5954">
              <w:rPr>
                <w:rFonts w:ascii="Arial" w:hAnsi="Arial" w:cs="Arial"/>
                <w:sz w:val="18"/>
                <w:szCs w:val="18"/>
              </w:rPr>
              <w:lastRenderedPageBreak/>
              <w:t>B9719, B9721, B9729, B9730, B9731, B9732, B9739, B974, B975, B976, B9781, B9789, A270, A279, A667, A698, A699, B571, B575, B5889, B589, B6019, B608, B64, B650, B651, B652, B658, B659, B660, B661, B662, B663, B665, B668, B669, B6732, B6739, B674, B6761, B6769, B677, B6790, B6799, B680, B681, B689, B6989, B699, B700, B701, B710, B711, B718, B719, B72, B731, B740, B741, B742, B743, B744, B748, B749, B75, B760, B761, B768, B769, B7789, B779, B789, B79, B80, B810, B812, B830, B831, B832, B833, B838, B839, B854, B8789, B879, B880, B881, B888, B889, B89, A880, A0689, O98511, O98512, O98513, O98519, O98611, O98612, O98613, O98619, O9802, O9803, T8603, T86832, T8693, T8022XA, T8022XD, T8022XS, T8029XA, T8029XD, T8029XS, T814XXA, T814XXD, T814XXS </w:t>
            </w:r>
          </w:p>
        </w:tc>
      </w:tr>
      <w:tr w:rsidR="00E145D3" w:rsidRPr="00AF5954" w14:paraId="388104E4"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521DE020"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lastRenderedPageBreak/>
              <w:t>Pulmonary </w:t>
            </w:r>
          </w:p>
        </w:tc>
        <w:tc>
          <w:tcPr>
            <w:tcW w:w="8370" w:type="dxa"/>
            <w:tcBorders>
              <w:top w:val="single" w:sz="6" w:space="0" w:color="auto"/>
              <w:left w:val="single" w:sz="6" w:space="0" w:color="auto"/>
              <w:bottom w:val="single" w:sz="6" w:space="0" w:color="auto"/>
              <w:right w:val="single" w:sz="6" w:space="0" w:color="auto"/>
            </w:tcBorders>
            <w:hideMark/>
          </w:tcPr>
          <w:p w14:paraId="5F2C107A"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A150, A154, A155, A156, A157, A158, A159, A3700, A3710, A3780, A3781, A3790, A3791, A420, B389, B394, B395, B399, B400, B401, B402, B409, B410, B419, B420, B440, B441, B449, B450, B459, B460, B334, B664, B671, A5484, J1083, A0103, A0222, A202, A212, A221, A310, A3701, A3711, A430, A481, B012, B052, B0681, B250, B371, B380, B381, B382, B390, B391, B392, B583, B59, B7781, J120, J121, J122, J123, J1281, J1289, J129, J13, J14, J150, J151, J1520, J15211, J15212, J1529, J153, J154, J155, J156, J157, J158, J159, J160, J168, J17, J180, J181, J188, J189, J851, J09X1, J09X2, J09X3, J09X9, J1000, J1001, J1008, J101, J102, J1089, J1100, J1108, J111, J112, J1181, J1183, J1189, J200, J201, J202, J203, J204, J205, J206, J207, J208, J209, J210, J211, J218, J219, J40, J440, J441, J470, J471, J690, J860, J869, J182, J22, J852, A065, O98011, O98012, O98013, O98019, T86812, J95851, J850 </w:t>
            </w:r>
          </w:p>
        </w:tc>
      </w:tr>
      <w:tr w:rsidR="00E145D3" w:rsidRPr="00AF5954" w14:paraId="6A335117"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48A5803C"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Bacteremia </w:t>
            </w:r>
          </w:p>
        </w:tc>
        <w:tc>
          <w:tcPr>
            <w:tcW w:w="8370" w:type="dxa"/>
            <w:tcBorders>
              <w:top w:val="single" w:sz="6" w:space="0" w:color="auto"/>
              <w:left w:val="single" w:sz="6" w:space="0" w:color="auto"/>
              <w:bottom w:val="single" w:sz="6" w:space="0" w:color="auto"/>
              <w:right w:val="single" w:sz="6" w:space="0" w:color="auto"/>
            </w:tcBorders>
            <w:hideMark/>
          </w:tcPr>
          <w:p w14:paraId="10355CBC"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A190, A191, A192, A198, A199, A021, A207, A227, A267, A327, A392, A393, A394, A400, A401, A403, A408, A409, A4101, A4102, A411, A412, A413, A414, A4150, A4151, A4152, A4153, A4159, A4181, A4189, A419, A427, A5486, B007, B377, I76, P360, P3610, P3619, P362, P3630, P3639, P364, P365, P368, P369, R6520, A391, A440, A483, R7881, B387, B393, B407, B417, B427, B447, B457, B464, B027, B500, B508, B509, B510, B518, B519, B520, B528, B529, B530, B531, B538, B54, B550, B559, B560, B561, B569, B600, B787, T8112XA, T8112XD, T8112XS, R6521 </w:t>
            </w:r>
          </w:p>
        </w:tc>
      </w:tr>
      <w:tr w:rsidR="00E145D3" w:rsidRPr="00AF5954" w14:paraId="22BCA4DE"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4DBAD36B"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Skin/Soft Tissue </w:t>
            </w:r>
          </w:p>
        </w:tc>
        <w:tc>
          <w:tcPr>
            <w:tcW w:w="8370" w:type="dxa"/>
            <w:tcBorders>
              <w:top w:val="single" w:sz="6" w:space="0" w:color="auto"/>
              <w:left w:val="single" w:sz="6" w:space="0" w:color="auto"/>
              <w:bottom w:val="single" w:sz="6" w:space="0" w:color="auto"/>
              <w:right w:val="single" w:sz="6" w:space="0" w:color="auto"/>
            </w:tcBorders>
            <w:hideMark/>
          </w:tcPr>
          <w:p w14:paraId="134D9793"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 xml:space="preserve">A184, A260, A268, A269, A320, A422, A441, A480, A4852, B471, B479, B383, B403, B421, B429, B430, B432, B439, B452, B463, B000, B001, A660, A661, A662, A663, A664, A665, A669, A670, A671, A672, A673, A679, B551, B552, B781, B870, B871, A5440, A5449, A067, N4821, N4822, N493, N610, N611, O91011, O91012, O91013, O91019, O91111, O91112, O91113, O91119, O91211, O91212, O91213, O91219, O9102, O9103, O9112, O9113, O9122, O9123, A201, A210, A220, A311, A363, A431, A46, L0100, L0101, L0102, L0103, L0109, L011, L0201, L0202, L0203, L0211, L0212, L0213, L02211, L02212, L02213, L02214, L02215, L02216, L02219, L02221, L02222, L02223, L02224, L02225, L02226, L02229, L02231, L02232, L02233, L02234, L02235, L02236, L02239, L0231, L0232, L0233, L02411, L02412, L02413, L02414, L02415, L02416, L02419, L02421, L02422, L02423, L02424, L02425, L02426, L02429, L02431, L02432, L02433, L02434, L02435, L02436, L02439, L02511, L02512, L02519, L02521, L02522, L02529, L02531, L02532, L02539, L02611, L02612, L02619, L02621, L02622, L02629, L02631, L02632, L02639, L02811, L02818, L02821, L02828, L02831, L02838, L0291, L0292, L0293, L03011, L03012, L03019, L03021, L03022, L03029, L03031, L03032, L03039, L03041, L03042, L03049, L03111, L03112, L03113, L03114, L03115, L03116, L03119, L03121, L03122, L03123, L03124, L03125, L03126, L03129, L03211, L03212, L03213, L03221, L03222, L03311, L03312, L03313, L03314, L03315, L03316, L03317, L03319, L03321, L03322, L03323, L03324, L03325, L03326, L03327, L03329, L03811, L03818, L03891, L03898, L0390, L0391, L0501, L0502, L0591, L0592, L080, L081, L0881, L0882, L0889, L089, L00, L303, K6812, M60000, M60001, M60002, M60003, M60004, M60005, M60009, M60011, M60012, M60019, M60021, M60022, M60029, M60031, M60032, M60039, M60041, M60042, M60043, M60044, M60045, M60046, M60051, M60052, M60059, M60061, M60062, M60069, M60070, M60071, M60072, M60073, M60074, M60075, M60076, M60077, M60078, M6008, M6009, M6500, M65011, M65012, M65019, M65021, M65022, M65029, M65031, M65032, M65039, M65041, M65042, M65049, M65051, M65052, M65059, M65061, M65062, M65069, M65071, M65072, M65079, M6508, M6510, M65111, M65112, M65119, M65121, M65122, M65129, M65131, M65132, M65139, M65141, M65142, M65149, M65151, M65152, M65159, M65161, M65162, M65169, M65171, M65172, M65179, M6518, M6519, M7100, M71011, M71012, M71019, M71021, M71022, M71029, M71031, M71032, M71039, M71041, M71042, M71049, M71051, M71052, M71059, M71061, M71062, M71069, M71071, M71072, M71079, M7108, M7109, M7110, </w:t>
            </w:r>
            <w:r w:rsidRPr="00AF5954">
              <w:rPr>
                <w:rFonts w:ascii="Arial" w:hAnsi="Arial" w:cs="Arial"/>
                <w:sz w:val="18"/>
                <w:szCs w:val="18"/>
              </w:rPr>
              <w:lastRenderedPageBreak/>
              <w:t>M71111, M71112, M71119, M71121, M71122, M71129, M71131, M71132, M71139, M71141, M71142, M71149, M71151, M71152, M71159, M71161, M71162, M71169, M71171, M71172, M71179, M7118, M7119, M726, J9502, T8740, T8741, T8742, T8743, T8744, T8750, T8751, T8752, T8753, T8754 </w:t>
            </w:r>
          </w:p>
        </w:tc>
      </w:tr>
      <w:tr w:rsidR="00E145D3" w:rsidRPr="00AF5954" w14:paraId="0105998D"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3A0D908C"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lastRenderedPageBreak/>
              <w:t>Sexually Transmitted </w:t>
            </w:r>
          </w:p>
        </w:tc>
        <w:tc>
          <w:tcPr>
            <w:tcW w:w="8370" w:type="dxa"/>
            <w:tcBorders>
              <w:top w:val="single" w:sz="6" w:space="0" w:color="auto"/>
              <w:left w:val="single" w:sz="6" w:space="0" w:color="auto"/>
              <w:bottom w:val="single" w:sz="6" w:space="0" w:color="auto"/>
              <w:right w:val="single" w:sz="6" w:space="0" w:color="auto"/>
            </w:tcBorders>
            <w:hideMark/>
          </w:tcPr>
          <w:p w14:paraId="356F11AB"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A6000, A6001, A6002, A6003, A6004, A6009, A601, A609, A630, A5900, A5901, A5902, A5903, A5909, A598, A599, A65, A510, A511, A512, A5131, A5132, A5139, A5141, A5142, A5143, A5144, A5145, A5146, A5149, A515, A519, A5200, A5201, A5202, A5203, A5204, A5205, A5206, A5209, A5210, A5211, A5212, A5213, A5214, A5215, A5219, A522, A523, A5271, A5272, A5273, A5274, A5275, A5276, A5277, A5278, A5279, A528, A529, A530, A539, A5400, A5401, A5402, A5403, A5409, A541, A5421, A5422, A5423, A5424, A5429, A545, A546, A5489, A549, A55, A5600, A5601, A5602, A5609, A5611, A5619, A562, A563, A564, A568, A57, A58, A638, A64, O98111, O98112, O98113, O98119, O98211, O98212, O98213, O98219, O98311, O98312, O98313, O98319, O9812, O9813, O9822, O9823, O9832, O9833 </w:t>
            </w:r>
          </w:p>
        </w:tc>
      </w:tr>
      <w:tr w:rsidR="00E145D3" w:rsidRPr="00AF5954" w14:paraId="1C1FA594"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4EE07430" w14:textId="77777777" w:rsidR="00E145D3" w:rsidRPr="00AF5954" w:rsidRDefault="00E145D3" w:rsidP="00E145D3">
            <w:pPr>
              <w:spacing w:after="0" w:line="240" w:lineRule="auto"/>
              <w:rPr>
                <w:rFonts w:ascii="Arial" w:hAnsi="Arial" w:cs="Arial"/>
                <w:b/>
                <w:bCs/>
                <w:sz w:val="18"/>
                <w:szCs w:val="18"/>
              </w:rPr>
            </w:pPr>
            <w:r w:rsidRPr="00AF5954">
              <w:rPr>
                <w:rFonts w:ascii="Arial" w:hAnsi="Arial" w:cs="Arial"/>
                <w:b/>
                <w:bCs/>
                <w:sz w:val="18"/>
                <w:szCs w:val="18"/>
              </w:rPr>
              <w:t>Tick/Vector-Borne </w:t>
            </w:r>
          </w:p>
        </w:tc>
        <w:tc>
          <w:tcPr>
            <w:tcW w:w="8370" w:type="dxa"/>
            <w:tcBorders>
              <w:top w:val="single" w:sz="6" w:space="0" w:color="auto"/>
              <w:left w:val="single" w:sz="6" w:space="0" w:color="auto"/>
              <w:bottom w:val="single" w:sz="6" w:space="0" w:color="auto"/>
              <w:right w:val="single" w:sz="6" w:space="0" w:color="auto"/>
            </w:tcBorders>
            <w:hideMark/>
          </w:tcPr>
          <w:p w14:paraId="13D63799" w14:textId="77777777" w:rsidR="00E145D3" w:rsidRPr="00AF5954" w:rsidRDefault="00E145D3" w:rsidP="00E145D3">
            <w:pPr>
              <w:spacing w:after="0" w:line="240" w:lineRule="auto"/>
              <w:rPr>
                <w:rFonts w:ascii="Arial" w:hAnsi="Arial" w:cs="Arial"/>
                <w:sz w:val="18"/>
                <w:szCs w:val="18"/>
              </w:rPr>
            </w:pPr>
            <w:r w:rsidRPr="00AF5954">
              <w:rPr>
                <w:rFonts w:ascii="Arial" w:hAnsi="Arial" w:cs="Arial"/>
                <w:sz w:val="18"/>
                <w:szCs w:val="18"/>
              </w:rPr>
              <w:t>A90, A91, A920, A921, A9230, A9232, A9239, A924, A925, A928, A929, A930, A931, A932, A938, A94, A950, A951, A959, A680, A681, A689, A6920, A6922, A6929, A750, A751, A752, A753, A759, A770, A771, A772, A773, A7740, A7741, A7749, A778, A779, A790, A791, A7981, A7989, A799, A6923 </w:t>
            </w:r>
          </w:p>
        </w:tc>
      </w:tr>
    </w:tbl>
    <w:p w14:paraId="5486B056" w14:textId="6309DB56" w:rsidR="00AF5954" w:rsidRDefault="00E145D3" w:rsidP="004C647E">
      <w:pPr>
        <w:spacing w:after="0" w:line="240" w:lineRule="auto"/>
        <w:rPr>
          <w:rFonts w:ascii="Arial" w:hAnsi="Arial" w:cs="Arial"/>
          <w:b/>
          <w:bCs/>
        </w:rPr>
      </w:pPr>
      <w:r w:rsidRPr="4E0CB59E">
        <w:rPr>
          <w:rFonts w:ascii="Arial" w:hAnsi="Arial" w:cs="Arial"/>
          <w:b/>
          <w:bCs/>
        </w:rPr>
        <w:t> </w:t>
      </w:r>
    </w:p>
    <w:p w14:paraId="5843C4D3" w14:textId="45D3418E" w:rsidR="00F40F5D" w:rsidRDefault="00F40F5D" w:rsidP="00AF5954">
      <w:pPr>
        <w:shd w:val="clear" w:color="auto" w:fill="DBE5F1" w:themeFill="accent1" w:themeFillTint="33"/>
        <w:spacing w:after="0" w:line="240" w:lineRule="auto"/>
        <w:rPr>
          <w:rFonts w:ascii="Arial" w:hAnsi="Arial" w:cs="Arial"/>
          <w:b/>
          <w:bCs/>
        </w:rPr>
      </w:pPr>
      <w:r>
        <w:rPr>
          <w:rFonts w:ascii="Arial" w:hAnsi="Arial" w:cs="Arial"/>
          <w:b/>
          <w:bCs/>
        </w:rPr>
        <w:t>APPENDIX C. Codes Used in Organ Dysfunction Definitions and Exclusions</w:t>
      </w:r>
    </w:p>
    <w:p w14:paraId="6C1893C0" w14:textId="77777777" w:rsidR="00F40F5D" w:rsidRPr="00E145D3" w:rsidRDefault="00F40F5D" w:rsidP="00E145D3">
      <w:pPr>
        <w:spacing w:after="0" w:line="240" w:lineRule="auto"/>
        <w:rPr>
          <w:rFonts w:ascii="Arial" w:hAnsi="Arial" w:cs="Arial"/>
        </w:rPr>
      </w:pPr>
    </w:p>
    <w:p w14:paraId="39874ED9" w14:textId="77777777" w:rsidR="00CA7394" w:rsidRDefault="00F40F5D" w:rsidP="00F742D1">
      <w:pPr>
        <w:pStyle w:val="ListParagraph"/>
        <w:numPr>
          <w:ilvl w:val="0"/>
          <w:numId w:val="31"/>
        </w:numPr>
        <w:spacing w:after="0" w:line="240" w:lineRule="auto"/>
        <w:rPr>
          <w:rFonts w:ascii="Arial" w:hAnsi="Arial" w:cs="Arial"/>
        </w:rPr>
      </w:pPr>
      <w:r w:rsidRPr="00CA7394">
        <w:rPr>
          <w:rFonts w:ascii="Arial" w:hAnsi="Arial" w:cs="Arial"/>
          <w:b/>
          <w:bCs/>
          <w:u w:val="single"/>
        </w:rPr>
        <w:t xml:space="preserve">Identifying Invasive </w:t>
      </w:r>
      <w:r w:rsidR="00E145D3" w:rsidRPr="00CA7394">
        <w:rPr>
          <w:rFonts w:ascii="Arial" w:hAnsi="Arial" w:cs="Arial"/>
          <w:b/>
          <w:bCs/>
          <w:u w:val="single"/>
        </w:rPr>
        <w:t xml:space="preserve">Mechanical Ventilation </w:t>
      </w:r>
      <w:r w:rsidRPr="00CA7394">
        <w:rPr>
          <w:rFonts w:ascii="Arial" w:hAnsi="Arial" w:cs="Arial"/>
          <w:b/>
          <w:bCs/>
          <w:u w:val="single"/>
        </w:rPr>
        <w:t>(for respiratory failure criterion)</w:t>
      </w:r>
    </w:p>
    <w:p w14:paraId="2FFCAFC4" w14:textId="209AB499" w:rsidR="00E145D3" w:rsidRPr="00CA7394" w:rsidRDefault="00CA7394" w:rsidP="00CA7394">
      <w:pPr>
        <w:spacing w:after="0" w:line="240" w:lineRule="auto"/>
        <w:rPr>
          <w:rFonts w:ascii="Arial" w:hAnsi="Arial" w:cs="Arial"/>
        </w:rPr>
      </w:pPr>
      <w:r>
        <w:rPr>
          <w:rFonts w:ascii="Arial" w:hAnsi="Arial" w:cs="Arial"/>
        </w:rPr>
        <w:t>Id</w:t>
      </w:r>
      <w:r w:rsidR="00E145D3" w:rsidRPr="00CA7394">
        <w:rPr>
          <w:rFonts w:ascii="Arial" w:hAnsi="Arial" w:cs="Arial"/>
        </w:rPr>
        <w:t>eally</w:t>
      </w:r>
      <w:r>
        <w:rPr>
          <w:rFonts w:ascii="Arial" w:hAnsi="Arial" w:cs="Arial"/>
        </w:rPr>
        <w:t>, invasive ventilatory support</w:t>
      </w:r>
      <w:r w:rsidR="00E145D3" w:rsidRPr="00CA7394">
        <w:rPr>
          <w:rFonts w:ascii="Arial" w:hAnsi="Arial" w:cs="Arial"/>
        </w:rPr>
        <w:t xml:space="preserve"> will be identified using clinical data (e.g., nursing or respiratory flowsheets), but if not available, </w:t>
      </w:r>
      <w:r w:rsidR="00F40F5D" w:rsidRPr="00CA7394">
        <w:rPr>
          <w:rFonts w:ascii="Arial" w:hAnsi="Arial" w:cs="Arial"/>
        </w:rPr>
        <w:t xml:space="preserve">the following </w:t>
      </w:r>
      <w:r w:rsidR="00E145D3" w:rsidRPr="00CA7394">
        <w:rPr>
          <w:rFonts w:ascii="Arial" w:hAnsi="Arial" w:cs="Arial"/>
        </w:rPr>
        <w:t>ICD-10 or CPT codes can be use</w:t>
      </w:r>
      <w:r w:rsidR="00F40F5D" w:rsidRPr="00CA7394">
        <w:rPr>
          <w:rFonts w:ascii="Arial" w:hAnsi="Arial" w:cs="Arial"/>
        </w:rPr>
        <w:t>d.</w:t>
      </w:r>
    </w:p>
    <w:p w14:paraId="5A07657F" w14:textId="77777777" w:rsidR="00F40F5D" w:rsidRDefault="00F40F5D" w:rsidP="00E145D3">
      <w:pPr>
        <w:spacing w:after="0" w:line="240" w:lineRule="auto"/>
        <w:rPr>
          <w:rFonts w:ascii="Arial" w:hAnsi="Arial" w:cs="Arial"/>
          <w:b/>
          <w:bCs/>
          <w:u w:val="single"/>
        </w:rPr>
      </w:pPr>
    </w:p>
    <w:tbl>
      <w:tblPr>
        <w:tblStyle w:val="TableGrid"/>
        <w:tblW w:w="0" w:type="auto"/>
        <w:tblLook w:val="04A0" w:firstRow="1" w:lastRow="0" w:firstColumn="1" w:lastColumn="0" w:noHBand="0" w:noVBand="1"/>
      </w:tblPr>
      <w:tblGrid>
        <w:gridCol w:w="1093"/>
        <w:gridCol w:w="1324"/>
        <w:gridCol w:w="6933"/>
      </w:tblGrid>
      <w:tr w:rsidR="008B1ED9" w:rsidRPr="008B1ED9" w14:paraId="47EDAC62" w14:textId="77777777" w:rsidTr="008B1ED9">
        <w:tc>
          <w:tcPr>
            <w:tcW w:w="1098" w:type="dxa"/>
            <w:shd w:val="clear" w:color="auto" w:fill="D9D9D9" w:themeFill="background1" w:themeFillShade="D9"/>
          </w:tcPr>
          <w:p w14:paraId="0B65E7DC" w14:textId="6B4E938F" w:rsidR="008B1ED9" w:rsidRPr="008B1ED9" w:rsidRDefault="008B1ED9" w:rsidP="00E145D3">
            <w:pPr>
              <w:rPr>
                <w:rFonts w:ascii="Arial" w:hAnsi="Arial" w:cs="Arial"/>
                <w:b/>
                <w:bCs/>
                <w:sz w:val="18"/>
                <w:szCs w:val="18"/>
              </w:rPr>
            </w:pPr>
            <w:r w:rsidRPr="008B1ED9">
              <w:rPr>
                <w:rFonts w:ascii="Arial" w:hAnsi="Arial" w:cs="Arial"/>
                <w:b/>
                <w:bCs/>
                <w:sz w:val="18"/>
                <w:szCs w:val="18"/>
              </w:rPr>
              <w:t>Code</w:t>
            </w:r>
          </w:p>
        </w:tc>
        <w:tc>
          <w:tcPr>
            <w:tcW w:w="1350" w:type="dxa"/>
            <w:shd w:val="clear" w:color="auto" w:fill="D9D9D9" w:themeFill="background1" w:themeFillShade="D9"/>
          </w:tcPr>
          <w:p w14:paraId="1C0349B5" w14:textId="2A20AC7C" w:rsidR="008B1ED9" w:rsidRPr="008B1ED9" w:rsidRDefault="008B1ED9" w:rsidP="008B1ED9">
            <w:pPr>
              <w:jc w:val="center"/>
              <w:rPr>
                <w:rFonts w:ascii="Arial" w:hAnsi="Arial" w:cs="Arial"/>
                <w:b/>
                <w:bCs/>
                <w:sz w:val="18"/>
                <w:szCs w:val="18"/>
              </w:rPr>
            </w:pPr>
            <w:r w:rsidRPr="008B1ED9">
              <w:rPr>
                <w:rFonts w:ascii="Arial" w:hAnsi="Arial" w:cs="Arial"/>
                <w:b/>
                <w:bCs/>
                <w:sz w:val="18"/>
                <w:szCs w:val="18"/>
              </w:rPr>
              <w:t>Code Type</w:t>
            </w:r>
          </w:p>
        </w:tc>
        <w:tc>
          <w:tcPr>
            <w:tcW w:w="7128" w:type="dxa"/>
            <w:shd w:val="clear" w:color="auto" w:fill="D9D9D9" w:themeFill="background1" w:themeFillShade="D9"/>
          </w:tcPr>
          <w:p w14:paraId="5F7C8B02" w14:textId="6CAA5610" w:rsidR="008B1ED9" w:rsidRPr="008B1ED9" w:rsidRDefault="008B1ED9" w:rsidP="00E145D3">
            <w:pPr>
              <w:rPr>
                <w:rFonts w:ascii="Arial" w:hAnsi="Arial" w:cs="Arial"/>
                <w:b/>
                <w:bCs/>
                <w:sz w:val="18"/>
                <w:szCs w:val="18"/>
              </w:rPr>
            </w:pPr>
            <w:r w:rsidRPr="008B1ED9">
              <w:rPr>
                <w:rFonts w:ascii="Arial" w:hAnsi="Arial" w:cs="Arial"/>
                <w:b/>
                <w:bCs/>
                <w:sz w:val="18"/>
                <w:szCs w:val="18"/>
              </w:rPr>
              <w:t>Description</w:t>
            </w:r>
          </w:p>
        </w:tc>
      </w:tr>
      <w:tr w:rsidR="008B1ED9" w:rsidRPr="008B1ED9" w14:paraId="55CE41E2" w14:textId="77777777" w:rsidTr="008B1ED9">
        <w:tc>
          <w:tcPr>
            <w:tcW w:w="1098" w:type="dxa"/>
          </w:tcPr>
          <w:p w14:paraId="03FB1195" w14:textId="4A27082C" w:rsidR="008B1ED9" w:rsidRPr="008B1ED9" w:rsidRDefault="008B1ED9" w:rsidP="00E145D3">
            <w:pPr>
              <w:rPr>
                <w:rFonts w:ascii="Arial" w:hAnsi="Arial" w:cs="Arial"/>
                <w:b/>
                <w:bCs/>
                <w:sz w:val="18"/>
                <w:szCs w:val="18"/>
                <w:u w:val="single"/>
              </w:rPr>
            </w:pPr>
            <w:r w:rsidRPr="00E145D3">
              <w:rPr>
                <w:rFonts w:ascii="Arial" w:hAnsi="Arial" w:cs="Arial"/>
                <w:sz w:val="18"/>
                <w:szCs w:val="18"/>
              </w:rPr>
              <w:t>5A1935Z</w:t>
            </w:r>
          </w:p>
        </w:tc>
        <w:tc>
          <w:tcPr>
            <w:tcW w:w="1350" w:type="dxa"/>
          </w:tcPr>
          <w:p w14:paraId="45EB0F00" w14:textId="62A3E94F" w:rsidR="008B1ED9" w:rsidRPr="008B1ED9" w:rsidRDefault="008B1ED9" w:rsidP="008B1ED9">
            <w:pPr>
              <w:jc w:val="center"/>
              <w:rPr>
                <w:rFonts w:ascii="Arial" w:hAnsi="Arial" w:cs="Arial"/>
                <w:sz w:val="18"/>
                <w:szCs w:val="18"/>
              </w:rPr>
            </w:pPr>
            <w:r>
              <w:rPr>
                <w:rFonts w:ascii="Arial" w:hAnsi="Arial" w:cs="Arial"/>
                <w:sz w:val="18"/>
                <w:szCs w:val="18"/>
              </w:rPr>
              <w:t>ICD-10</w:t>
            </w:r>
          </w:p>
        </w:tc>
        <w:tc>
          <w:tcPr>
            <w:tcW w:w="7128" w:type="dxa"/>
          </w:tcPr>
          <w:p w14:paraId="51DE3CC5" w14:textId="452F62B8" w:rsidR="008B1ED9" w:rsidRPr="008B1ED9" w:rsidRDefault="008B1ED9" w:rsidP="00E145D3">
            <w:pPr>
              <w:rPr>
                <w:rFonts w:ascii="Arial" w:hAnsi="Arial" w:cs="Arial"/>
                <w:b/>
                <w:bCs/>
                <w:sz w:val="18"/>
                <w:szCs w:val="18"/>
                <w:u w:val="single"/>
              </w:rPr>
            </w:pPr>
            <w:r w:rsidRPr="00E145D3">
              <w:rPr>
                <w:rFonts w:ascii="Arial" w:hAnsi="Arial" w:cs="Arial"/>
                <w:sz w:val="18"/>
                <w:szCs w:val="18"/>
              </w:rPr>
              <w:t xml:space="preserve">Respiratory Ventilation, </w:t>
            </w:r>
            <w:proofErr w:type="gramStart"/>
            <w:r w:rsidRPr="00E145D3">
              <w:rPr>
                <w:rFonts w:ascii="Arial" w:hAnsi="Arial" w:cs="Arial"/>
                <w:sz w:val="18"/>
                <w:szCs w:val="18"/>
              </w:rPr>
              <w:t>Less</w:t>
            </w:r>
            <w:proofErr w:type="gramEnd"/>
            <w:r w:rsidRPr="00E145D3">
              <w:rPr>
                <w:rFonts w:ascii="Arial" w:hAnsi="Arial" w:cs="Arial"/>
                <w:sz w:val="18"/>
                <w:szCs w:val="18"/>
              </w:rPr>
              <w:t xml:space="preserve"> than 24 Consecutive Hours </w:t>
            </w:r>
          </w:p>
        </w:tc>
      </w:tr>
      <w:tr w:rsidR="008B1ED9" w:rsidRPr="008B1ED9" w14:paraId="19435177" w14:textId="77777777" w:rsidTr="008B1ED9">
        <w:tc>
          <w:tcPr>
            <w:tcW w:w="1098" w:type="dxa"/>
          </w:tcPr>
          <w:p w14:paraId="64C25FA7" w14:textId="2E757792" w:rsidR="008B1ED9" w:rsidRPr="008B1ED9" w:rsidRDefault="008B1ED9" w:rsidP="00E145D3">
            <w:pPr>
              <w:rPr>
                <w:rFonts w:ascii="Arial" w:hAnsi="Arial" w:cs="Arial"/>
                <w:b/>
                <w:bCs/>
                <w:sz w:val="18"/>
                <w:szCs w:val="18"/>
                <w:u w:val="single"/>
              </w:rPr>
            </w:pPr>
            <w:r w:rsidRPr="00E145D3">
              <w:rPr>
                <w:rFonts w:ascii="Arial" w:hAnsi="Arial" w:cs="Arial"/>
                <w:sz w:val="18"/>
                <w:szCs w:val="18"/>
              </w:rPr>
              <w:t>5A1945Z</w:t>
            </w:r>
          </w:p>
        </w:tc>
        <w:tc>
          <w:tcPr>
            <w:tcW w:w="1350" w:type="dxa"/>
          </w:tcPr>
          <w:p w14:paraId="7764E923" w14:textId="02DC1343" w:rsidR="008B1ED9" w:rsidRPr="008B1ED9" w:rsidRDefault="008B1ED9" w:rsidP="008B1ED9">
            <w:pPr>
              <w:jc w:val="center"/>
              <w:rPr>
                <w:rFonts w:ascii="Arial" w:hAnsi="Arial" w:cs="Arial"/>
                <w:sz w:val="18"/>
                <w:szCs w:val="18"/>
              </w:rPr>
            </w:pPr>
            <w:r>
              <w:rPr>
                <w:rFonts w:ascii="Arial" w:hAnsi="Arial" w:cs="Arial"/>
                <w:sz w:val="18"/>
                <w:szCs w:val="18"/>
              </w:rPr>
              <w:t>ICD-10</w:t>
            </w:r>
          </w:p>
        </w:tc>
        <w:tc>
          <w:tcPr>
            <w:tcW w:w="7128" w:type="dxa"/>
          </w:tcPr>
          <w:p w14:paraId="0FDC80BB" w14:textId="65AB4AE4" w:rsidR="008B1ED9" w:rsidRPr="008B1ED9" w:rsidRDefault="008B1ED9" w:rsidP="00E145D3">
            <w:pPr>
              <w:rPr>
                <w:rFonts w:ascii="Arial" w:hAnsi="Arial" w:cs="Arial"/>
                <w:b/>
                <w:bCs/>
                <w:sz w:val="18"/>
                <w:szCs w:val="18"/>
                <w:u w:val="single"/>
              </w:rPr>
            </w:pPr>
            <w:r w:rsidRPr="00E145D3">
              <w:rPr>
                <w:rFonts w:ascii="Arial" w:hAnsi="Arial" w:cs="Arial"/>
                <w:sz w:val="18"/>
                <w:szCs w:val="18"/>
              </w:rPr>
              <w:t>Respiratory Ventilation, 24-96 Consecutive Hours </w:t>
            </w:r>
          </w:p>
        </w:tc>
      </w:tr>
      <w:tr w:rsidR="008B1ED9" w:rsidRPr="008B1ED9" w14:paraId="3992F3BD" w14:textId="77777777" w:rsidTr="008B1ED9">
        <w:tc>
          <w:tcPr>
            <w:tcW w:w="1098" w:type="dxa"/>
          </w:tcPr>
          <w:p w14:paraId="4698F94D" w14:textId="3488538D" w:rsidR="008B1ED9" w:rsidRPr="008B1ED9" w:rsidRDefault="008B1ED9" w:rsidP="00E145D3">
            <w:pPr>
              <w:rPr>
                <w:rFonts w:ascii="Arial" w:hAnsi="Arial" w:cs="Arial"/>
                <w:b/>
                <w:bCs/>
                <w:sz w:val="18"/>
                <w:szCs w:val="18"/>
                <w:u w:val="single"/>
              </w:rPr>
            </w:pPr>
            <w:r w:rsidRPr="00E145D3">
              <w:rPr>
                <w:rFonts w:ascii="Arial" w:hAnsi="Arial" w:cs="Arial"/>
                <w:sz w:val="18"/>
                <w:szCs w:val="18"/>
              </w:rPr>
              <w:t>5A1955Z</w:t>
            </w:r>
          </w:p>
        </w:tc>
        <w:tc>
          <w:tcPr>
            <w:tcW w:w="1350" w:type="dxa"/>
          </w:tcPr>
          <w:p w14:paraId="3A028E9A" w14:textId="4FDBA39E" w:rsidR="008B1ED9" w:rsidRPr="008B1ED9" w:rsidRDefault="008B1ED9" w:rsidP="008B1ED9">
            <w:pPr>
              <w:jc w:val="center"/>
              <w:rPr>
                <w:rFonts w:ascii="Arial" w:hAnsi="Arial" w:cs="Arial"/>
                <w:sz w:val="18"/>
                <w:szCs w:val="18"/>
              </w:rPr>
            </w:pPr>
            <w:r>
              <w:rPr>
                <w:rFonts w:ascii="Arial" w:hAnsi="Arial" w:cs="Arial"/>
                <w:sz w:val="18"/>
                <w:szCs w:val="18"/>
              </w:rPr>
              <w:t>ICD-10</w:t>
            </w:r>
          </w:p>
        </w:tc>
        <w:tc>
          <w:tcPr>
            <w:tcW w:w="7128" w:type="dxa"/>
          </w:tcPr>
          <w:p w14:paraId="75A0EC37" w14:textId="7550DB86" w:rsidR="008B1ED9" w:rsidRPr="008B1ED9" w:rsidRDefault="008B1ED9" w:rsidP="00E145D3">
            <w:pPr>
              <w:rPr>
                <w:rFonts w:ascii="Arial" w:hAnsi="Arial" w:cs="Arial"/>
                <w:b/>
                <w:bCs/>
                <w:sz w:val="18"/>
                <w:szCs w:val="18"/>
                <w:u w:val="single"/>
              </w:rPr>
            </w:pPr>
            <w:r w:rsidRPr="00E145D3">
              <w:rPr>
                <w:rFonts w:ascii="Arial" w:hAnsi="Arial" w:cs="Arial"/>
                <w:sz w:val="18"/>
                <w:szCs w:val="18"/>
              </w:rPr>
              <w:t>Respiratory Ventilation, Greater than 96 Consecutive Hours </w:t>
            </w:r>
          </w:p>
        </w:tc>
      </w:tr>
      <w:tr w:rsidR="008B1ED9" w:rsidRPr="008B1ED9" w14:paraId="04E14EFA" w14:textId="77777777" w:rsidTr="008B1ED9">
        <w:tc>
          <w:tcPr>
            <w:tcW w:w="1098" w:type="dxa"/>
          </w:tcPr>
          <w:p w14:paraId="559D79F1" w14:textId="5C66CF0A" w:rsidR="008B1ED9" w:rsidRPr="008B1ED9" w:rsidRDefault="008B1ED9" w:rsidP="00E145D3">
            <w:pPr>
              <w:rPr>
                <w:rFonts w:ascii="Arial" w:hAnsi="Arial" w:cs="Arial"/>
                <w:b/>
                <w:bCs/>
                <w:sz w:val="18"/>
                <w:szCs w:val="18"/>
                <w:u w:val="single"/>
              </w:rPr>
            </w:pPr>
            <w:r w:rsidRPr="00E145D3">
              <w:rPr>
                <w:rFonts w:ascii="Arial" w:hAnsi="Arial" w:cs="Arial"/>
                <w:sz w:val="18"/>
                <w:szCs w:val="18"/>
              </w:rPr>
              <w:t>94002</w:t>
            </w:r>
          </w:p>
        </w:tc>
        <w:tc>
          <w:tcPr>
            <w:tcW w:w="1350" w:type="dxa"/>
          </w:tcPr>
          <w:p w14:paraId="2E687A3E" w14:textId="712B30BB" w:rsidR="008B1ED9" w:rsidRPr="008B1ED9" w:rsidRDefault="008B1ED9" w:rsidP="008B1ED9">
            <w:pPr>
              <w:jc w:val="center"/>
              <w:rPr>
                <w:rFonts w:ascii="Arial" w:hAnsi="Arial" w:cs="Arial"/>
                <w:sz w:val="18"/>
                <w:szCs w:val="18"/>
              </w:rPr>
            </w:pPr>
            <w:r>
              <w:rPr>
                <w:rFonts w:ascii="Arial" w:hAnsi="Arial" w:cs="Arial"/>
                <w:sz w:val="18"/>
                <w:szCs w:val="18"/>
              </w:rPr>
              <w:t>CPT</w:t>
            </w:r>
          </w:p>
        </w:tc>
        <w:tc>
          <w:tcPr>
            <w:tcW w:w="7128" w:type="dxa"/>
          </w:tcPr>
          <w:p w14:paraId="155BFC0E" w14:textId="0F258B95" w:rsidR="008B1ED9" w:rsidRPr="008B1ED9" w:rsidRDefault="008B1ED9" w:rsidP="00E145D3">
            <w:pPr>
              <w:rPr>
                <w:rFonts w:ascii="Arial" w:hAnsi="Arial" w:cs="Arial"/>
                <w:b/>
                <w:bCs/>
                <w:sz w:val="18"/>
                <w:szCs w:val="18"/>
                <w:u w:val="single"/>
              </w:rPr>
            </w:pPr>
            <w:r w:rsidRPr="00E145D3">
              <w:rPr>
                <w:rFonts w:ascii="Arial" w:hAnsi="Arial" w:cs="Arial"/>
                <w:sz w:val="18"/>
                <w:szCs w:val="18"/>
              </w:rPr>
              <w:t xml:space="preserve">Ventilation </w:t>
            </w:r>
            <w:proofErr w:type="gramStart"/>
            <w:r w:rsidRPr="00E145D3">
              <w:rPr>
                <w:rFonts w:ascii="Arial" w:hAnsi="Arial" w:cs="Arial"/>
                <w:sz w:val="18"/>
                <w:szCs w:val="18"/>
              </w:rPr>
              <w:t>assist</w:t>
            </w:r>
            <w:proofErr w:type="gramEnd"/>
            <w:r w:rsidRPr="00E145D3">
              <w:rPr>
                <w:rFonts w:ascii="Arial" w:hAnsi="Arial" w:cs="Arial"/>
                <w:sz w:val="18"/>
                <w:szCs w:val="18"/>
              </w:rPr>
              <w:t xml:space="preserve"> and management, initiation of pressure or volume preset ventilators for assisted or controlled breathing; hospital inpatient/observation, initial day </w:t>
            </w:r>
          </w:p>
        </w:tc>
      </w:tr>
      <w:tr w:rsidR="008B1ED9" w:rsidRPr="008B1ED9" w14:paraId="6209A675" w14:textId="77777777" w:rsidTr="008B1ED9">
        <w:tc>
          <w:tcPr>
            <w:tcW w:w="1098" w:type="dxa"/>
          </w:tcPr>
          <w:p w14:paraId="63B3481E" w14:textId="3619459F" w:rsidR="008B1ED9" w:rsidRPr="008B1ED9" w:rsidRDefault="008B1ED9" w:rsidP="00E145D3">
            <w:pPr>
              <w:rPr>
                <w:rFonts w:ascii="Arial" w:hAnsi="Arial" w:cs="Arial"/>
                <w:sz w:val="18"/>
                <w:szCs w:val="18"/>
              </w:rPr>
            </w:pPr>
            <w:r w:rsidRPr="008B1ED9">
              <w:rPr>
                <w:rFonts w:ascii="Arial" w:hAnsi="Arial" w:cs="Arial"/>
                <w:sz w:val="18"/>
                <w:szCs w:val="18"/>
              </w:rPr>
              <w:t>94003</w:t>
            </w:r>
          </w:p>
        </w:tc>
        <w:tc>
          <w:tcPr>
            <w:tcW w:w="1350" w:type="dxa"/>
          </w:tcPr>
          <w:p w14:paraId="52896B9D" w14:textId="5C60F435" w:rsidR="008B1ED9" w:rsidRPr="008B1ED9" w:rsidRDefault="008B1ED9" w:rsidP="008B1ED9">
            <w:pPr>
              <w:jc w:val="center"/>
              <w:rPr>
                <w:rFonts w:ascii="Arial" w:hAnsi="Arial" w:cs="Arial"/>
                <w:sz w:val="18"/>
                <w:szCs w:val="18"/>
              </w:rPr>
            </w:pPr>
            <w:r>
              <w:rPr>
                <w:rFonts w:ascii="Arial" w:hAnsi="Arial" w:cs="Arial"/>
                <w:sz w:val="18"/>
                <w:szCs w:val="18"/>
              </w:rPr>
              <w:t>CPT</w:t>
            </w:r>
          </w:p>
        </w:tc>
        <w:tc>
          <w:tcPr>
            <w:tcW w:w="7128" w:type="dxa"/>
          </w:tcPr>
          <w:p w14:paraId="6FE2920B" w14:textId="79266F51" w:rsidR="008B1ED9" w:rsidRPr="008B1ED9" w:rsidRDefault="008B1ED9" w:rsidP="00E145D3">
            <w:pPr>
              <w:rPr>
                <w:rFonts w:ascii="Arial" w:hAnsi="Arial" w:cs="Arial"/>
                <w:sz w:val="18"/>
                <w:szCs w:val="18"/>
              </w:rPr>
            </w:pPr>
            <w:r w:rsidRPr="00E145D3">
              <w:rPr>
                <w:rFonts w:ascii="Arial" w:hAnsi="Arial" w:cs="Arial"/>
                <w:sz w:val="18"/>
                <w:szCs w:val="18"/>
              </w:rPr>
              <w:t xml:space="preserve">Ventilation </w:t>
            </w:r>
            <w:proofErr w:type="gramStart"/>
            <w:r w:rsidRPr="00E145D3">
              <w:rPr>
                <w:rFonts w:ascii="Arial" w:hAnsi="Arial" w:cs="Arial"/>
                <w:sz w:val="18"/>
                <w:szCs w:val="18"/>
              </w:rPr>
              <w:t>assist</w:t>
            </w:r>
            <w:proofErr w:type="gramEnd"/>
            <w:r w:rsidRPr="00E145D3">
              <w:rPr>
                <w:rFonts w:ascii="Arial" w:hAnsi="Arial" w:cs="Arial"/>
                <w:sz w:val="18"/>
                <w:szCs w:val="18"/>
              </w:rPr>
              <w:t xml:space="preserve"> and management for each subsequent day of using pressure or volume preset ventilators for assisted or controlled breathing in a hospital inpatient or observation setting </w:t>
            </w:r>
          </w:p>
        </w:tc>
      </w:tr>
      <w:tr w:rsidR="008B1ED9" w:rsidRPr="008B1ED9" w14:paraId="50193DE3" w14:textId="77777777" w:rsidTr="008B1ED9">
        <w:tc>
          <w:tcPr>
            <w:tcW w:w="1098" w:type="dxa"/>
          </w:tcPr>
          <w:p w14:paraId="17CFA997" w14:textId="426DC73F" w:rsidR="008B1ED9" w:rsidRPr="008B1ED9" w:rsidRDefault="008B1ED9" w:rsidP="00E145D3">
            <w:pPr>
              <w:rPr>
                <w:rFonts w:ascii="Arial" w:hAnsi="Arial" w:cs="Arial"/>
                <w:sz w:val="18"/>
                <w:szCs w:val="18"/>
              </w:rPr>
            </w:pPr>
            <w:r w:rsidRPr="008B1ED9">
              <w:rPr>
                <w:rFonts w:ascii="Arial" w:hAnsi="Arial" w:cs="Arial"/>
                <w:sz w:val="18"/>
                <w:szCs w:val="18"/>
              </w:rPr>
              <w:t>94004</w:t>
            </w:r>
          </w:p>
        </w:tc>
        <w:tc>
          <w:tcPr>
            <w:tcW w:w="1350" w:type="dxa"/>
          </w:tcPr>
          <w:p w14:paraId="7507C05B" w14:textId="24462D41" w:rsidR="008B1ED9" w:rsidRPr="008B1ED9" w:rsidRDefault="008B1ED9" w:rsidP="008B1ED9">
            <w:pPr>
              <w:jc w:val="center"/>
              <w:rPr>
                <w:rFonts w:ascii="Arial" w:hAnsi="Arial" w:cs="Arial"/>
                <w:sz w:val="18"/>
                <w:szCs w:val="18"/>
              </w:rPr>
            </w:pPr>
            <w:r>
              <w:rPr>
                <w:rFonts w:ascii="Arial" w:hAnsi="Arial" w:cs="Arial"/>
                <w:sz w:val="18"/>
                <w:szCs w:val="18"/>
              </w:rPr>
              <w:t>CPT</w:t>
            </w:r>
          </w:p>
        </w:tc>
        <w:tc>
          <w:tcPr>
            <w:tcW w:w="7128" w:type="dxa"/>
          </w:tcPr>
          <w:p w14:paraId="14A9C5E2" w14:textId="7CF2432B" w:rsidR="008B1ED9" w:rsidRPr="008B1ED9" w:rsidRDefault="008B1ED9" w:rsidP="00E145D3">
            <w:pPr>
              <w:rPr>
                <w:rFonts w:ascii="Arial" w:hAnsi="Arial" w:cs="Arial"/>
                <w:sz w:val="18"/>
                <w:szCs w:val="18"/>
              </w:rPr>
            </w:pPr>
            <w:r w:rsidRPr="00E145D3">
              <w:rPr>
                <w:rFonts w:ascii="Arial" w:hAnsi="Arial" w:cs="Arial"/>
                <w:sz w:val="18"/>
                <w:szCs w:val="18"/>
              </w:rPr>
              <w:t xml:space="preserve">Ventilation </w:t>
            </w:r>
            <w:proofErr w:type="gramStart"/>
            <w:r w:rsidRPr="00E145D3">
              <w:rPr>
                <w:rFonts w:ascii="Arial" w:hAnsi="Arial" w:cs="Arial"/>
                <w:sz w:val="18"/>
                <w:szCs w:val="18"/>
              </w:rPr>
              <w:t>assist</w:t>
            </w:r>
            <w:proofErr w:type="gramEnd"/>
            <w:r w:rsidRPr="00E145D3">
              <w:rPr>
                <w:rFonts w:ascii="Arial" w:hAnsi="Arial" w:cs="Arial"/>
                <w:sz w:val="18"/>
                <w:szCs w:val="18"/>
              </w:rPr>
              <w:t xml:space="preserve"> and management, initiation of pressure or volume preset ventilators for assisted or controlled breathing; nursing facility, per day </w:t>
            </w:r>
          </w:p>
        </w:tc>
      </w:tr>
      <w:tr w:rsidR="008B1ED9" w:rsidRPr="008B1ED9" w14:paraId="19FD4DB7" w14:textId="77777777" w:rsidTr="008B1ED9">
        <w:tc>
          <w:tcPr>
            <w:tcW w:w="1098" w:type="dxa"/>
          </w:tcPr>
          <w:p w14:paraId="23B4F5AB" w14:textId="21FC5B22" w:rsidR="008B1ED9" w:rsidRPr="008B1ED9" w:rsidRDefault="008B1ED9" w:rsidP="00E145D3">
            <w:pPr>
              <w:rPr>
                <w:rFonts w:ascii="Arial" w:hAnsi="Arial" w:cs="Arial"/>
                <w:sz w:val="18"/>
                <w:szCs w:val="18"/>
              </w:rPr>
            </w:pPr>
            <w:r w:rsidRPr="008B1ED9">
              <w:rPr>
                <w:rFonts w:ascii="Arial" w:hAnsi="Arial" w:cs="Arial"/>
                <w:sz w:val="18"/>
                <w:szCs w:val="18"/>
              </w:rPr>
              <w:t>94656</w:t>
            </w:r>
          </w:p>
        </w:tc>
        <w:tc>
          <w:tcPr>
            <w:tcW w:w="1350" w:type="dxa"/>
          </w:tcPr>
          <w:p w14:paraId="3F9303B7" w14:textId="0AC27F8D" w:rsidR="008B1ED9" w:rsidRPr="008B1ED9" w:rsidRDefault="008B1ED9" w:rsidP="008B1ED9">
            <w:pPr>
              <w:jc w:val="center"/>
              <w:rPr>
                <w:rFonts w:ascii="Arial" w:hAnsi="Arial" w:cs="Arial"/>
                <w:sz w:val="18"/>
                <w:szCs w:val="18"/>
              </w:rPr>
            </w:pPr>
            <w:r>
              <w:rPr>
                <w:rFonts w:ascii="Arial" w:hAnsi="Arial" w:cs="Arial"/>
                <w:sz w:val="18"/>
                <w:szCs w:val="18"/>
              </w:rPr>
              <w:t>CPT</w:t>
            </w:r>
          </w:p>
        </w:tc>
        <w:tc>
          <w:tcPr>
            <w:tcW w:w="7128" w:type="dxa"/>
          </w:tcPr>
          <w:p w14:paraId="6C072833" w14:textId="456B4716" w:rsidR="008B1ED9" w:rsidRPr="00E145D3" w:rsidRDefault="008B1ED9" w:rsidP="008B1ED9">
            <w:pPr>
              <w:rPr>
                <w:rFonts w:ascii="Arial" w:hAnsi="Arial" w:cs="Arial"/>
                <w:sz w:val="18"/>
                <w:szCs w:val="18"/>
              </w:rPr>
            </w:pPr>
            <w:r w:rsidRPr="00E145D3">
              <w:rPr>
                <w:rFonts w:ascii="Arial" w:hAnsi="Arial" w:cs="Arial"/>
                <w:sz w:val="18"/>
                <w:szCs w:val="18"/>
              </w:rPr>
              <w:t>Ventilation management, initiation of pressure or volume preset ventilation, including initial setup and patient assessment, per patient, per day </w:t>
            </w:r>
          </w:p>
          <w:p w14:paraId="7041739D" w14:textId="77777777" w:rsidR="008B1ED9" w:rsidRPr="008B1ED9" w:rsidRDefault="008B1ED9" w:rsidP="00E145D3">
            <w:pPr>
              <w:rPr>
                <w:rFonts w:ascii="Arial" w:hAnsi="Arial" w:cs="Arial"/>
                <w:sz w:val="18"/>
                <w:szCs w:val="18"/>
              </w:rPr>
            </w:pPr>
          </w:p>
        </w:tc>
      </w:tr>
    </w:tbl>
    <w:p w14:paraId="69F3CACE" w14:textId="77777777" w:rsidR="008B1ED9" w:rsidRDefault="008B1ED9" w:rsidP="00E145D3">
      <w:pPr>
        <w:spacing w:after="0" w:line="240" w:lineRule="auto"/>
        <w:rPr>
          <w:rFonts w:ascii="Arial" w:hAnsi="Arial" w:cs="Arial"/>
          <w:b/>
          <w:bCs/>
          <w:u w:val="single"/>
        </w:rPr>
      </w:pPr>
    </w:p>
    <w:p w14:paraId="7F50917A" w14:textId="77777777" w:rsidR="00F40F5D" w:rsidRDefault="00F40F5D" w:rsidP="00E145D3">
      <w:pPr>
        <w:spacing w:after="0" w:line="240" w:lineRule="auto"/>
        <w:rPr>
          <w:rFonts w:ascii="Arial" w:hAnsi="Arial" w:cs="Arial"/>
          <w:b/>
          <w:bCs/>
        </w:rPr>
      </w:pPr>
    </w:p>
    <w:p w14:paraId="4ECF89BB" w14:textId="5B113E10" w:rsidR="00F40F5D" w:rsidRDefault="00F40F5D" w:rsidP="00F742D1">
      <w:pPr>
        <w:pStyle w:val="ListParagraph"/>
        <w:numPr>
          <w:ilvl w:val="0"/>
          <w:numId w:val="31"/>
        </w:numPr>
        <w:spacing w:after="0" w:line="240" w:lineRule="auto"/>
        <w:rPr>
          <w:rFonts w:ascii="Arial" w:hAnsi="Arial" w:cs="Arial"/>
          <w:b/>
          <w:bCs/>
          <w:u w:val="single"/>
        </w:rPr>
      </w:pPr>
      <w:r w:rsidRPr="00CA7394">
        <w:rPr>
          <w:rFonts w:ascii="Arial" w:hAnsi="Arial" w:cs="Arial"/>
          <w:b/>
          <w:bCs/>
          <w:u w:val="single"/>
        </w:rPr>
        <w:t>Exclusions for Non-Invasive Ventilation Respiratory Organ Dysfunction Criterion</w:t>
      </w:r>
    </w:p>
    <w:p w14:paraId="220BE761" w14:textId="77777777" w:rsidR="00C85134" w:rsidRDefault="00C85134" w:rsidP="00C85134">
      <w:pPr>
        <w:spacing w:after="0" w:line="240" w:lineRule="auto"/>
        <w:rPr>
          <w:rFonts w:ascii="Arial" w:hAnsi="Arial" w:cs="Arial"/>
          <w:b/>
          <w:bCs/>
          <w:u w:val="single"/>
        </w:rPr>
      </w:pPr>
    </w:p>
    <w:p w14:paraId="3B5C9596" w14:textId="77777777" w:rsidR="00C85134" w:rsidRPr="00332086" w:rsidRDefault="00C85134" w:rsidP="00C85134">
      <w:pPr>
        <w:spacing w:after="0" w:line="240" w:lineRule="auto"/>
        <w:rPr>
          <w:rFonts w:ascii="Arial" w:hAnsi="Arial" w:cs="Arial"/>
          <w:b/>
          <w:bCs/>
        </w:rPr>
      </w:pPr>
      <w:r w:rsidRPr="00332086">
        <w:rPr>
          <w:rFonts w:ascii="Arial" w:hAnsi="Arial" w:cs="Arial"/>
        </w:rPr>
        <w:t xml:space="preserve">If </w:t>
      </w:r>
      <w:r>
        <w:rPr>
          <w:rFonts w:ascii="Arial" w:hAnsi="Arial" w:cs="Arial"/>
        </w:rPr>
        <w:t xml:space="preserve">≥1 </w:t>
      </w:r>
      <w:r w:rsidRPr="008B1ED9">
        <w:rPr>
          <w:rFonts w:ascii="Arial" w:hAnsi="Arial" w:cs="Arial"/>
        </w:rPr>
        <w:t>Obstructive Sleep Apnea / Unspecified Sleep Apne</w:t>
      </w:r>
      <w:r w:rsidRPr="00C85134">
        <w:rPr>
          <w:rFonts w:ascii="Arial" w:hAnsi="Arial" w:cs="Arial"/>
        </w:rPr>
        <w:t>a code is present</w:t>
      </w:r>
      <w:r w:rsidRPr="00332086">
        <w:rPr>
          <w:rFonts w:ascii="Arial" w:hAnsi="Arial" w:cs="Arial"/>
        </w:rPr>
        <w:t xml:space="preserve"> </w:t>
      </w:r>
      <w:r>
        <w:rPr>
          <w:rFonts w:ascii="Arial" w:hAnsi="Arial" w:cs="Arial"/>
        </w:rPr>
        <w:t>(</w:t>
      </w:r>
      <w:r w:rsidRPr="00332086">
        <w:rPr>
          <w:rFonts w:ascii="Arial" w:hAnsi="Arial" w:cs="Arial"/>
        </w:rPr>
        <w:t xml:space="preserve">in any </w:t>
      </w:r>
      <w:r>
        <w:rPr>
          <w:rFonts w:ascii="Arial" w:hAnsi="Arial" w:cs="Arial"/>
        </w:rPr>
        <w:t xml:space="preserve">discharge </w:t>
      </w:r>
      <w:r w:rsidRPr="00332086">
        <w:rPr>
          <w:rFonts w:ascii="Arial" w:hAnsi="Arial" w:cs="Arial"/>
        </w:rPr>
        <w:t>diagnosis position</w:t>
      </w:r>
      <w:r>
        <w:rPr>
          <w:rFonts w:ascii="Arial" w:hAnsi="Arial" w:cs="Arial"/>
        </w:rPr>
        <w:t>)</w:t>
      </w:r>
      <w:r w:rsidRPr="00332086">
        <w:rPr>
          <w:rFonts w:ascii="Arial" w:hAnsi="Arial" w:cs="Arial"/>
        </w:rPr>
        <w:t>,</w:t>
      </w:r>
      <w:r>
        <w:rPr>
          <w:rFonts w:ascii="Arial" w:hAnsi="Arial" w:cs="Arial"/>
        </w:rPr>
        <w:t xml:space="preserve"> t</w:t>
      </w:r>
      <w:r w:rsidRPr="00332086">
        <w:rPr>
          <w:rFonts w:ascii="Arial" w:hAnsi="Arial" w:cs="Arial"/>
        </w:rPr>
        <w:t>he patient</w:t>
      </w:r>
      <w:r>
        <w:rPr>
          <w:rFonts w:ascii="Arial" w:hAnsi="Arial" w:cs="Arial"/>
        </w:rPr>
        <w:t xml:space="preserve"> is excluded</w:t>
      </w:r>
      <w:r w:rsidRPr="00332086">
        <w:rPr>
          <w:rFonts w:ascii="Arial" w:hAnsi="Arial" w:cs="Arial"/>
        </w:rPr>
        <w:t xml:space="preserve"> from meeting the NIV organ dysfunction criterion </w:t>
      </w:r>
      <w:r>
        <w:rPr>
          <w:rFonts w:ascii="Arial" w:hAnsi="Arial" w:cs="Arial"/>
        </w:rPr>
        <w:t xml:space="preserve">(for both community-onset and hospital-onset sepsis) </w:t>
      </w:r>
      <w:r w:rsidRPr="00332086">
        <w:rPr>
          <w:rFonts w:ascii="Arial" w:hAnsi="Arial" w:cs="Arial"/>
        </w:rPr>
        <w:t>unless there is also an acute, acute-on-chronic, or unspecified respiratory failure code in any diagnosis position</w:t>
      </w:r>
      <w:r>
        <w:rPr>
          <w:rFonts w:ascii="Arial" w:hAnsi="Arial" w:cs="Arial"/>
        </w:rPr>
        <w:t>.</w:t>
      </w:r>
    </w:p>
    <w:p w14:paraId="6A64B6AF" w14:textId="77777777" w:rsidR="00F40F5D" w:rsidRDefault="00F40F5D" w:rsidP="00F40F5D">
      <w:pPr>
        <w:spacing w:after="0" w:line="240" w:lineRule="auto"/>
        <w:rPr>
          <w:rFonts w:ascii="Arial" w:hAnsi="Arial" w:cs="Arial"/>
          <w:b/>
          <w:bCs/>
        </w:rPr>
      </w:pPr>
    </w:p>
    <w:tbl>
      <w:tblPr>
        <w:tblStyle w:val="TableGrid"/>
        <w:tblW w:w="0" w:type="auto"/>
        <w:tblLook w:val="04A0" w:firstRow="1" w:lastRow="0" w:firstColumn="1" w:lastColumn="0" w:noHBand="0" w:noVBand="1"/>
      </w:tblPr>
      <w:tblGrid>
        <w:gridCol w:w="4679"/>
        <w:gridCol w:w="4671"/>
      </w:tblGrid>
      <w:tr w:rsidR="008B1ED9" w14:paraId="63A34D49" w14:textId="77777777" w:rsidTr="008B1ED9">
        <w:tc>
          <w:tcPr>
            <w:tcW w:w="4788" w:type="dxa"/>
            <w:shd w:val="clear" w:color="auto" w:fill="D9D9D9" w:themeFill="background1" w:themeFillShade="D9"/>
          </w:tcPr>
          <w:p w14:paraId="1697B165" w14:textId="298F343A" w:rsidR="008B1ED9" w:rsidRPr="008B1ED9" w:rsidRDefault="008B1ED9" w:rsidP="00332086">
            <w:pPr>
              <w:rPr>
                <w:rFonts w:ascii="Arial" w:hAnsi="Arial" w:cs="Arial"/>
                <w:b/>
                <w:bCs/>
                <w:sz w:val="18"/>
                <w:szCs w:val="18"/>
              </w:rPr>
            </w:pPr>
            <w:r w:rsidRPr="008B1ED9">
              <w:rPr>
                <w:rFonts w:ascii="Arial" w:hAnsi="Arial" w:cs="Arial"/>
                <w:b/>
                <w:bCs/>
                <w:sz w:val="18"/>
                <w:szCs w:val="18"/>
              </w:rPr>
              <w:t>Diagnosis Category</w:t>
            </w:r>
          </w:p>
        </w:tc>
        <w:tc>
          <w:tcPr>
            <w:tcW w:w="4788" w:type="dxa"/>
            <w:shd w:val="clear" w:color="auto" w:fill="D9D9D9" w:themeFill="background1" w:themeFillShade="D9"/>
          </w:tcPr>
          <w:p w14:paraId="547D3D3E" w14:textId="5CFE066B" w:rsidR="008B1ED9" w:rsidRPr="008B1ED9" w:rsidRDefault="008B1ED9" w:rsidP="00332086">
            <w:pPr>
              <w:rPr>
                <w:rFonts w:ascii="Arial" w:hAnsi="Arial" w:cs="Arial"/>
                <w:b/>
                <w:bCs/>
                <w:sz w:val="18"/>
                <w:szCs w:val="18"/>
              </w:rPr>
            </w:pPr>
            <w:r w:rsidRPr="008B1ED9">
              <w:rPr>
                <w:rFonts w:ascii="Arial" w:hAnsi="Arial" w:cs="Arial"/>
                <w:b/>
                <w:bCs/>
                <w:sz w:val="18"/>
                <w:szCs w:val="18"/>
              </w:rPr>
              <w:t>ICD-10 Code</w:t>
            </w:r>
          </w:p>
        </w:tc>
      </w:tr>
      <w:tr w:rsidR="008B1ED9" w14:paraId="56A1FCD6" w14:textId="77777777" w:rsidTr="008B1ED9">
        <w:tc>
          <w:tcPr>
            <w:tcW w:w="4788" w:type="dxa"/>
          </w:tcPr>
          <w:p w14:paraId="28CBD172" w14:textId="3E99C931" w:rsidR="008B1ED9" w:rsidRPr="008B1ED9" w:rsidRDefault="008B1ED9" w:rsidP="00332086">
            <w:pPr>
              <w:rPr>
                <w:rFonts w:ascii="Arial" w:hAnsi="Arial" w:cs="Arial"/>
                <w:sz w:val="18"/>
                <w:szCs w:val="18"/>
              </w:rPr>
            </w:pPr>
            <w:r w:rsidRPr="008B1ED9">
              <w:rPr>
                <w:rFonts w:ascii="Arial" w:hAnsi="Arial" w:cs="Arial"/>
                <w:sz w:val="18"/>
                <w:szCs w:val="18"/>
              </w:rPr>
              <w:t>Obstructive Sleep Apnea / Unspecific Sleep Apnea</w:t>
            </w:r>
          </w:p>
        </w:tc>
        <w:tc>
          <w:tcPr>
            <w:tcW w:w="4788" w:type="dxa"/>
          </w:tcPr>
          <w:p w14:paraId="2E2EDB5B" w14:textId="4F753500" w:rsidR="008B1ED9" w:rsidRPr="008B1ED9" w:rsidRDefault="008B1ED9" w:rsidP="00332086">
            <w:pPr>
              <w:rPr>
                <w:rFonts w:ascii="Arial" w:hAnsi="Arial" w:cs="Arial"/>
                <w:sz w:val="18"/>
                <w:szCs w:val="18"/>
              </w:rPr>
            </w:pPr>
            <w:r w:rsidRPr="008B1ED9">
              <w:rPr>
                <w:rFonts w:ascii="Arial" w:hAnsi="Arial" w:cs="Arial"/>
                <w:sz w:val="18"/>
                <w:szCs w:val="18"/>
              </w:rPr>
              <w:t>G47.30, G47.33, G47.39</w:t>
            </w:r>
          </w:p>
        </w:tc>
      </w:tr>
      <w:tr w:rsidR="008B1ED9" w14:paraId="204A2E57" w14:textId="77777777" w:rsidTr="008B1ED9">
        <w:tc>
          <w:tcPr>
            <w:tcW w:w="4788" w:type="dxa"/>
          </w:tcPr>
          <w:p w14:paraId="65881BA7" w14:textId="3199AFE2" w:rsidR="008B1ED9" w:rsidRPr="008B1ED9" w:rsidRDefault="008B1ED9" w:rsidP="008B1ED9">
            <w:pPr>
              <w:rPr>
                <w:rFonts w:ascii="Arial" w:hAnsi="Arial" w:cs="Arial"/>
                <w:sz w:val="18"/>
                <w:szCs w:val="18"/>
              </w:rPr>
            </w:pPr>
            <w:r w:rsidRPr="008B1ED9">
              <w:rPr>
                <w:rFonts w:ascii="Arial" w:hAnsi="Arial" w:cs="Arial"/>
                <w:sz w:val="18"/>
                <w:szCs w:val="18"/>
              </w:rPr>
              <w:t xml:space="preserve">Acute, Acute on Chronic, or Unspecified Respiratory Failure </w:t>
            </w:r>
          </w:p>
          <w:p w14:paraId="1F6D8239" w14:textId="77777777" w:rsidR="008B1ED9" w:rsidRPr="008B1ED9" w:rsidRDefault="008B1ED9" w:rsidP="00332086">
            <w:pPr>
              <w:rPr>
                <w:rFonts w:ascii="Arial" w:hAnsi="Arial" w:cs="Arial"/>
                <w:sz w:val="18"/>
                <w:szCs w:val="18"/>
              </w:rPr>
            </w:pPr>
          </w:p>
        </w:tc>
        <w:tc>
          <w:tcPr>
            <w:tcW w:w="4788" w:type="dxa"/>
          </w:tcPr>
          <w:p w14:paraId="34AED8C6" w14:textId="77777777" w:rsidR="008B1ED9" w:rsidRPr="008B1ED9" w:rsidRDefault="008B1ED9" w:rsidP="008B1ED9">
            <w:pPr>
              <w:rPr>
                <w:rFonts w:ascii="Arial" w:hAnsi="Arial" w:cs="Arial"/>
                <w:b/>
                <w:bCs/>
                <w:sz w:val="18"/>
                <w:szCs w:val="18"/>
              </w:rPr>
            </w:pPr>
            <w:r w:rsidRPr="00F40F5D">
              <w:rPr>
                <w:rFonts w:ascii="Arial" w:hAnsi="Arial" w:cs="Arial"/>
                <w:sz w:val="18"/>
                <w:szCs w:val="18"/>
              </w:rPr>
              <w:t>J96.00, J96.01, J96.02</w:t>
            </w:r>
          </w:p>
          <w:p w14:paraId="6ADB8787" w14:textId="77777777" w:rsidR="008B1ED9" w:rsidRPr="008B1ED9" w:rsidRDefault="008B1ED9" w:rsidP="008B1ED9">
            <w:pPr>
              <w:rPr>
                <w:rFonts w:ascii="Arial" w:hAnsi="Arial" w:cs="Arial"/>
                <w:b/>
                <w:bCs/>
                <w:sz w:val="18"/>
                <w:szCs w:val="18"/>
              </w:rPr>
            </w:pPr>
            <w:r w:rsidRPr="00F40F5D">
              <w:rPr>
                <w:rFonts w:ascii="Arial" w:hAnsi="Arial" w:cs="Arial"/>
                <w:sz w:val="18"/>
                <w:szCs w:val="18"/>
              </w:rPr>
              <w:t>J96.20, J96.21, J96.22</w:t>
            </w:r>
          </w:p>
          <w:p w14:paraId="47298E70" w14:textId="02EB2FFF" w:rsidR="008B1ED9" w:rsidRPr="008B1ED9" w:rsidRDefault="008B1ED9" w:rsidP="008B1ED9">
            <w:pPr>
              <w:rPr>
                <w:rFonts w:ascii="Arial" w:hAnsi="Arial" w:cs="Arial"/>
                <w:b/>
                <w:bCs/>
                <w:sz w:val="18"/>
                <w:szCs w:val="18"/>
              </w:rPr>
            </w:pPr>
            <w:r w:rsidRPr="00F40F5D">
              <w:rPr>
                <w:rFonts w:ascii="Arial" w:hAnsi="Arial" w:cs="Arial"/>
                <w:sz w:val="18"/>
                <w:szCs w:val="18"/>
              </w:rPr>
              <w:t>J96.90, J96.91, J96.92</w:t>
            </w:r>
          </w:p>
        </w:tc>
      </w:tr>
    </w:tbl>
    <w:p w14:paraId="3F7791E7" w14:textId="77777777" w:rsidR="008B1ED9" w:rsidRDefault="008B1ED9" w:rsidP="00332086">
      <w:pPr>
        <w:spacing w:after="0" w:line="240" w:lineRule="auto"/>
        <w:rPr>
          <w:rFonts w:ascii="Arial" w:hAnsi="Arial" w:cs="Arial"/>
          <w:b/>
          <w:bCs/>
        </w:rPr>
      </w:pPr>
    </w:p>
    <w:p w14:paraId="088FA0BB" w14:textId="77777777" w:rsidR="00332086" w:rsidRPr="00CA7394" w:rsidRDefault="00332086" w:rsidP="00332086">
      <w:pPr>
        <w:pStyle w:val="ListParagraph"/>
        <w:spacing w:after="0" w:line="240" w:lineRule="auto"/>
        <w:ind w:left="360"/>
        <w:rPr>
          <w:rFonts w:ascii="Arial" w:hAnsi="Arial" w:cs="Arial"/>
          <w:b/>
          <w:bCs/>
        </w:rPr>
      </w:pPr>
    </w:p>
    <w:p w14:paraId="277BA0E9" w14:textId="77777777" w:rsidR="00E145D3" w:rsidRPr="00E145D3" w:rsidRDefault="00E145D3" w:rsidP="00E145D3">
      <w:pPr>
        <w:spacing w:after="0" w:line="240" w:lineRule="auto"/>
        <w:rPr>
          <w:rFonts w:ascii="Arial" w:hAnsi="Arial" w:cs="Arial"/>
        </w:rPr>
      </w:pPr>
      <w:r w:rsidRPr="00E145D3">
        <w:rPr>
          <w:rFonts w:ascii="Arial" w:hAnsi="Arial" w:cs="Arial"/>
        </w:rPr>
        <w:t> </w:t>
      </w:r>
    </w:p>
    <w:p w14:paraId="5FF52000" w14:textId="5070A386" w:rsidR="00332086" w:rsidRPr="00332086" w:rsidRDefault="00332086" w:rsidP="00F742D1">
      <w:pPr>
        <w:pStyle w:val="ListParagraph"/>
        <w:numPr>
          <w:ilvl w:val="0"/>
          <w:numId w:val="31"/>
        </w:numPr>
        <w:spacing w:after="0" w:line="240" w:lineRule="auto"/>
        <w:rPr>
          <w:rFonts w:ascii="Arial" w:hAnsi="Arial" w:cs="Arial"/>
          <w:b/>
          <w:bCs/>
          <w:u w:val="single"/>
        </w:rPr>
      </w:pPr>
      <w:r w:rsidRPr="00332086">
        <w:rPr>
          <w:rFonts w:ascii="Arial" w:hAnsi="Arial" w:cs="Arial"/>
          <w:b/>
          <w:bCs/>
          <w:u w:val="single"/>
        </w:rPr>
        <w:lastRenderedPageBreak/>
        <w:t xml:space="preserve">Exclusions for Renal </w:t>
      </w:r>
      <w:r w:rsidR="00C85134">
        <w:rPr>
          <w:rFonts w:ascii="Arial" w:hAnsi="Arial" w:cs="Arial"/>
          <w:b/>
          <w:bCs/>
          <w:u w:val="single"/>
        </w:rPr>
        <w:t xml:space="preserve">(Creatinine) </w:t>
      </w:r>
      <w:r w:rsidRPr="00332086">
        <w:rPr>
          <w:rFonts w:ascii="Arial" w:hAnsi="Arial" w:cs="Arial"/>
          <w:b/>
          <w:bCs/>
          <w:u w:val="single"/>
        </w:rPr>
        <w:t>Organ Dysfunction Criterion:</w:t>
      </w:r>
    </w:p>
    <w:p w14:paraId="10D80D31" w14:textId="77777777" w:rsidR="00332086" w:rsidRDefault="00332086" w:rsidP="00332086">
      <w:pPr>
        <w:spacing w:after="0" w:line="240" w:lineRule="auto"/>
        <w:rPr>
          <w:rFonts w:ascii="Arial" w:hAnsi="Arial" w:cs="Arial"/>
          <w:b/>
          <w:bCs/>
        </w:rPr>
      </w:pPr>
    </w:p>
    <w:p w14:paraId="052670B5" w14:textId="77F88A80" w:rsidR="00F40F5D" w:rsidRDefault="00F40F5D" w:rsidP="00332086">
      <w:pPr>
        <w:spacing w:after="0" w:line="240" w:lineRule="auto"/>
        <w:rPr>
          <w:rFonts w:ascii="Arial" w:hAnsi="Arial" w:cs="Arial"/>
        </w:rPr>
      </w:pPr>
      <w:r w:rsidRPr="00332086">
        <w:rPr>
          <w:rFonts w:ascii="Arial" w:hAnsi="Arial" w:cs="Arial"/>
          <w:b/>
          <w:bCs/>
        </w:rPr>
        <w:t xml:space="preserve">End-stage kidney disease (ICD-10 N18.6): </w:t>
      </w:r>
      <w:r w:rsidRPr="00332086">
        <w:rPr>
          <w:rFonts w:ascii="Arial" w:hAnsi="Arial" w:cs="Arial"/>
        </w:rPr>
        <w:t>If present in any diagnosis position, the patient is excluded from meeting the renal organ dysfunction criterion</w:t>
      </w:r>
      <w:r w:rsidR="008B1ED9">
        <w:rPr>
          <w:rFonts w:ascii="Arial" w:hAnsi="Arial" w:cs="Arial"/>
        </w:rPr>
        <w:t xml:space="preserve"> (for both community-onset and hospital-onset sepsis). </w:t>
      </w:r>
    </w:p>
    <w:p w14:paraId="6675E389" w14:textId="77777777" w:rsidR="00332086" w:rsidRDefault="00332086" w:rsidP="00332086">
      <w:pPr>
        <w:spacing w:after="0" w:line="240" w:lineRule="auto"/>
        <w:rPr>
          <w:rFonts w:ascii="Arial" w:hAnsi="Arial" w:cs="Arial"/>
        </w:rPr>
      </w:pPr>
    </w:p>
    <w:p w14:paraId="197408D0" w14:textId="1E99E487" w:rsidR="00332086" w:rsidRDefault="00332086" w:rsidP="00332086">
      <w:pPr>
        <w:spacing w:after="0" w:line="240" w:lineRule="auto"/>
        <w:rPr>
          <w:rFonts w:ascii="Arial" w:hAnsi="Arial" w:cs="Arial"/>
          <w:b/>
          <w:bCs/>
        </w:rPr>
      </w:pPr>
      <w:r w:rsidRPr="00E145D3">
        <w:rPr>
          <w:rFonts w:ascii="Arial" w:hAnsi="Arial" w:cs="Arial"/>
          <w:b/>
          <w:bCs/>
        </w:rPr>
        <w:t xml:space="preserve">Moderate-Severe Kidney Disease: </w:t>
      </w:r>
      <w:r w:rsidR="008B1ED9" w:rsidRPr="008B1ED9">
        <w:rPr>
          <w:rFonts w:ascii="Arial" w:hAnsi="Arial" w:cs="Arial"/>
        </w:rPr>
        <w:t>Derived from the AHRQ Elixhauser index</w:t>
      </w:r>
      <w:r w:rsidR="008B1ED9">
        <w:rPr>
          <w:rFonts w:ascii="Arial" w:hAnsi="Arial" w:cs="Arial"/>
        </w:rPr>
        <w:t xml:space="preserve"> (</w:t>
      </w:r>
      <w:hyperlink r:id="rId11" w:history="1">
        <w:r w:rsidR="008B1ED9" w:rsidRPr="00F72423">
          <w:rPr>
            <w:rStyle w:val="Hyperlink"/>
            <w:rFonts w:ascii="Arial" w:hAnsi="Arial" w:cs="Arial"/>
            <w:b/>
            <w:bCs/>
          </w:rPr>
          <w:t>https://hcup-us.ahrq.gov/toolssoftware/comorbidityicd10/comorbidity_icd10.jsp</w:t>
        </w:r>
      </w:hyperlink>
      <w:r w:rsidR="008B1ED9" w:rsidRPr="00332086">
        <w:rPr>
          <w:rFonts w:ascii="Arial" w:hAnsi="Arial" w:cs="Arial"/>
          <w:b/>
          <w:bCs/>
        </w:rPr>
        <w:t>)</w:t>
      </w:r>
      <w:r w:rsidR="008B1ED9" w:rsidRPr="008B1ED9">
        <w:rPr>
          <w:rFonts w:ascii="Arial" w:hAnsi="Arial" w:cs="Arial"/>
        </w:rPr>
        <w:t xml:space="preserve">; codes must be flagged as present-on-admission. In the </w:t>
      </w:r>
      <w:r w:rsidR="008B1ED9">
        <w:rPr>
          <w:rFonts w:ascii="Arial" w:hAnsi="Arial" w:cs="Arial"/>
        </w:rPr>
        <w:t xml:space="preserve">ASE </w:t>
      </w:r>
      <w:r w:rsidR="008B1ED9" w:rsidRPr="008B1ED9">
        <w:rPr>
          <w:rFonts w:ascii="Arial" w:hAnsi="Arial" w:cs="Arial"/>
        </w:rPr>
        <w:t>algorithm, for community-onset infection with a discharge outcome of death or hospice, baseline creatinine is assumed to be normal unless one of these codes is present, in which case the lowest in-hospital value is used as the baseline.</w:t>
      </w:r>
    </w:p>
    <w:p w14:paraId="546AE4F7" w14:textId="77777777" w:rsidR="008B1ED9" w:rsidRPr="00E145D3" w:rsidRDefault="008B1ED9" w:rsidP="00332086">
      <w:pPr>
        <w:spacing w:after="0" w:line="240" w:lineRule="auto"/>
        <w:rPr>
          <w:rFonts w:ascii="Arial" w:hAnsi="Arial" w:cs="Arial"/>
          <w:b/>
          <w:bCs/>
        </w:rPr>
      </w:pPr>
    </w:p>
    <w:p w14:paraId="1382DD98" w14:textId="77777777" w:rsidR="00332086" w:rsidRPr="00E145D3" w:rsidRDefault="00332086" w:rsidP="00332086">
      <w:pPr>
        <w:spacing w:after="0" w:line="240" w:lineRule="auto"/>
        <w:rPr>
          <w:rFonts w:ascii="Arial" w:hAnsi="Arial" w:cs="Arial"/>
          <w:b/>
          <w:bCs/>
        </w:rPr>
      </w:pPr>
      <w:r w:rsidRPr="00E145D3">
        <w:rPr>
          <w:rFonts w:ascii="Arial" w:hAnsi="Arial" w:cs="Arial"/>
          <w:b/>
          <w:bCs/>
          <w:u w:val="single"/>
        </w:rPr>
        <w:t>Moderate Renal Failure:</w:t>
      </w:r>
      <w:r w:rsidRPr="00E145D3">
        <w:rPr>
          <w:rFonts w:ascii="Arial" w:hAnsi="Arial" w:cs="Arial"/>
          <w:b/>
          <w:bCs/>
        </w:rPr>
        <w:t> </w:t>
      </w:r>
    </w:p>
    <w:tbl>
      <w:tblPr>
        <w:tblW w:w="82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6810"/>
      </w:tblGrid>
      <w:tr w:rsidR="00C85134" w:rsidRPr="00E145D3" w14:paraId="45F1C132"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shd w:val="clear" w:color="auto" w:fill="D9D9D9" w:themeFill="background1" w:themeFillShade="D9"/>
          </w:tcPr>
          <w:p w14:paraId="7C327926" w14:textId="0199BB41" w:rsidR="00C85134" w:rsidRPr="00C85134" w:rsidRDefault="00C85134" w:rsidP="001E2E94">
            <w:pPr>
              <w:spacing w:after="0" w:line="240" w:lineRule="auto"/>
              <w:rPr>
                <w:rFonts w:ascii="Arial" w:hAnsi="Arial" w:cs="Arial"/>
                <w:b/>
                <w:bCs/>
                <w:sz w:val="18"/>
                <w:szCs w:val="18"/>
              </w:rPr>
            </w:pPr>
            <w:r w:rsidRPr="00C85134">
              <w:rPr>
                <w:rFonts w:ascii="Arial" w:hAnsi="Arial" w:cs="Arial"/>
                <w:b/>
                <w:bCs/>
                <w:sz w:val="18"/>
                <w:szCs w:val="18"/>
              </w:rPr>
              <w:t>ICD-10 Code</w:t>
            </w:r>
          </w:p>
        </w:tc>
        <w:tc>
          <w:tcPr>
            <w:tcW w:w="681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75EABCE" w14:textId="2008F4DC" w:rsidR="00C85134" w:rsidRPr="00C85134" w:rsidRDefault="00C85134" w:rsidP="001E2E94">
            <w:pPr>
              <w:spacing w:after="0" w:line="240" w:lineRule="auto"/>
              <w:rPr>
                <w:rFonts w:ascii="Arial" w:hAnsi="Arial" w:cs="Arial"/>
                <w:b/>
                <w:bCs/>
                <w:sz w:val="18"/>
                <w:szCs w:val="18"/>
              </w:rPr>
            </w:pPr>
            <w:r w:rsidRPr="00C85134">
              <w:rPr>
                <w:rFonts w:ascii="Arial" w:hAnsi="Arial" w:cs="Arial"/>
                <w:b/>
                <w:bCs/>
                <w:sz w:val="18"/>
                <w:szCs w:val="18"/>
              </w:rPr>
              <w:t>Description</w:t>
            </w:r>
          </w:p>
        </w:tc>
      </w:tr>
      <w:tr w:rsidR="00332086" w:rsidRPr="00E145D3" w14:paraId="49333BD4"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1E7BD561"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N183 </w:t>
            </w:r>
          </w:p>
        </w:tc>
        <w:tc>
          <w:tcPr>
            <w:tcW w:w="6810" w:type="dxa"/>
            <w:tcBorders>
              <w:top w:val="single" w:sz="6" w:space="0" w:color="auto"/>
              <w:left w:val="single" w:sz="6" w:space="0" w:color="auto"/>
              <w:bottom w:val="single" w:sz="6" w:space="0" w:color="auto"/>
              <w:right w:val="single" w:sz="6" w:space="0" w:color="auto"/>
            </w:tcBorders>
            <w:hideMark/>
          </w:tcPr>
          <w:p w14:paraId="0FB5B6D1"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Chronic kidney disease, stage 3 (moderate) </w:t>
            </w:r>
          </w:p>
        </w:tc>
      </w:tr>
      <w:tr w:rsidR="00332086" w:rsidRPr="00E145D3" w14:paraId="6CE886B6"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4D8B0DEE"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N1830 </w:t>
            </w:r>
          </w:p>
        </w:tc>
        <w:tc>
          <w:tcPr>
            <w:tcW w:w="6810" w:type="dxa"/>
            <w:tcBorders>
              <w:top w:val="single" w:sz="6" w:space="0" w:color="auto"/>
              <w:left w:val="single" w:sz="6" w:space="0" w:color="auto"/>
              <w:bottom w:val="single" w:sz="6" w:space="0" w:color="auto"/>
              <w:right w:val="single" w:sz="6" w:space="0" w:color="auto"/>
            </w:tcBorders>
            <w:hideMark/>
          </w:tcPr>
          <w:p w14:paraId="6AA23C19"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Chronic kidney disease, stage 3 unspecified </w:t>
            </w:r>
          </w:p>
        </w:tc>
      </w:tr>
      <w:tr w:rsidR="00332086" w:rsidRPr="00E145D3" w14:paraId="1387BF88"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2F84E915"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N1831 </w:t>
            </w:r>
          </w:p>
        </w:tc>
        <w:tc>
          <w:tcPr>
            <w:tcW w:w="6810" w:type="dxa"/>
            <w:tcBorders>
              <w:top w:val="single" w:sz="6" w:space="0" w:color="auto"/>
              <w:left w:val="single" w:sz="6" w:space="0" w:color="auto"/>
              <w:bottom w:val="single" w:sz="6" w:space="0" w:color="auto"/>
              <w:right w:val="single" w:sz="6" w:space="0" w:color="auto"/>
            </w:tcBorders>
            <w:hideMark/>
          </w:tcPr>
          <w:p w14:paraId="18EE92F0"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Chronic kidney disease, stage 3a </w:t>
            </w:r>
          </w:p>
        </w:tc>
      </w:tr>
      <w:tr w:rsidR="00332086" w:rsidRPr="00E145D3" w14:paraId="7B500051"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59CB7CAD"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N1832 </w:t>
            </w:r>
          </w:p>
        </w:tc>
        <w:tc>
          <w:tcPr>
            <w:tcW w:w="6810" w:type="dxa"/>
            <w:tcBorders>
              <w:top w:val="single" w:sz="6" w:space="0" w:color="auto"/>
              <w:left w:val="single" w:sz="6" w:space="0" w:color="auto"/>
              <w:bottom w:val="single" w:sz="6" w:space="0" w:color="auto"/>
              <w:right w:val="single" w:sz="6" w:space="0" w:color="auto"/>
            </w:tcBorders>
            <w:hideMark/>
          </w:tcPr>
          <w:p w14:paraId="6E7AE27E"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Chronic kidney disease, stage 3b </w:t>
            </w:r>
          </w:p>
        </w:tc>
      </w:tr>
      <w:tr w:rsidR="00332086" w:rsidRPr="00E145D3" w14:paraId="5039ED01"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47293011"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N189 </w:t>
            </w:r>
          </w:p>
        </w:tc>
        <w:tc>
          <w:tcPr>
            <w:tcW w:w="6810" w:type="dxa"/>
            <w:tcBorders>
              <w:top w:val="single" w:sz="6" w:space="0" w:color="auto"/>
              <w:left w:val="single" w:sz="6" w:space="0" w:color="auto"/>
              <w:bottom w:val="single" w:sz="6" w:space="0" w:color="auto"/>
              <w:right w:val="single" w:sz="6" w:space="0" w:color="auto"/>
            </w:tcBorders>
            <w:hideMark/>
          </w:tcPr>
          <w:p w14:paraId="1225D3C5"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Chronic kidney disease, unspecified </w:t>
            </w:r>
          </w:p>
        </w:tc>
      </w:tr>
      <w:tr w:rsidR="00332086" w:rsidRPr="00E145D3" w14:paraId="05FA66E6" w14:textId="77777777" w:rsidTr="00C85134">
        <w:trPr>
          <w:trHeight w:val="300"/>
        </w:trPr>
        <w:tc>
          <w:tcPr>
            <w:tcW w:w="1410" w:type="dxa"/>
            <w:tcBorders>
              <w:top w:val="single" w:sz="6" w:space="0" w:color="auto"/>
              <w:left w:val="single" w:sz="6" w:space="0" w:color="000000"/>
              <w:bottom w:val="single" w:sz="6" w:space="0" w:color="000000"/>
              <w:right w:val="single" w:sz="6" w:space="0" w:color="auto"/>
            </w:tcBorders>
            <w:hideMark/>
          </w:tcPr>
          <w:p w14:paraId="5946214B"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N19 </w:t>
            </w:r>
          </w:p>
        </w:tc>
        <w:tc>
          <w:tcPr>
            <w:tcW w:w="6810" w:type="dxa"/>
            <w:tcBorders>
              <w:top w:val="single" w:sz="6" w:space="0" w:color="auto"/>
              <w:left w:val="single" w:sz="6" w:space="0" w:color="auto"/>
              <w:bottom w:val="single" w:sz="6" w:space="0" w:color="000000"/>
              <w:right w:val="single" w:sz="6" w:space="0" w:color="auto"/>
            </w:tcBorders>
            <w:hideMark/>
          </w:tcPr>
          <w:p w14:paraId="72782398" w14:textId="77777777" w:rsidR="00332086" w:rsidRPr="00E145D3" w:rsidRDefault="00332086" w:rsidP="001E2E94">
            <w:pPr>
              <w:spacing w:after="0" w:line="240" w:lineRule="auto"/>
              <w:rPr>
                <w:rFonts w:ascii="Arial" w:hAnsi="Arial" w:cs="Arial"/>
                <w:sz w:val="18"/>
                <w:szCs w:val="18"/>
              </w:rPr>
            </w:pPr>
            <w:r w:rsidRPr="00E145D3">
              <w:rPr>
                <w:rFonts w:ascii="Arial" w:hAnsi="Arial" w:cs="Arial"/>
                <w:sz w:val="18"/>
                <w:szCs w:val="18"/>
              </w:rPr>
              <w:t>Unspecified kidney failure </w:t>
            </w:r>
          </w:p>
        </w:tc>
      </w:tr>
    </w:tbl>
    <w:p w14:paraId="724A2F96" w14:textId="77777777" w:rsidR="00332086" w:rsidRPr="00E145D3" w:rsidRDefault="00332086" w:rsidP="00332086">
      <w:pPr>
        <w:spacing w:after="0" w:line="240" w:lineRule="auto"/>
        <w:rPr>
          <w:rFonts w:ascii="Arial" w:hAnsi="Arial" w:cs="Arial"/>
          <w:b/>
          <w:bCs/>
        </w:rPr>
      </w:pPr>
      <w:r w:rsidRPr="00E145D3">
        <w:rPr>
          <w:rFonts w:ascii="Arial" w:hAnsi="Arial" w:cs="Arial"/>
          <w:b/>
          <w:bCs/>
        </w:rPr>
        <w:t> </w:t>
      </w:r>
    </w:p>
    <w:p w14:paraId="231089E0" w14:textId="77777777" w:rsidR="00332086" w:rsidRPr="00E145D3" w:rsidRDefault="00332086" w:rsidP="00332086">
      <w:pPr>
        <w:spacing w:after="0" w:line="240" w:lineRule="auto"/>
        <w:rPr>
          <w:rFonts w:ascii="Arial" w:hAnsi="Arial" w:cs="Arial"/>
          <w:b/>
          <w:bCs/>
        </w:rPr>
      </w:pPr>
      <w:r w:rsidRPr="00E145D3">
        <w:rPr>
          <w:rFonts w:ascii="Arial" w:hAnsi="Arial" w:cs="Arial"/>
          <w:b/>
          <w:bCs/>
          <w:u w:val="single"/>
        </w:rPr>
        <w:t>Severe Renal Failure:</w:t>
      </w:r>
      <w:r w:rsidRPr="00E145D3">
        <w:rPr>
          <w:rFonts w:ascii="Arial" w:hAnsi="Arial" w:cs="Arial"/>
          <w:b/>
          <w:bCs/>
        </w:rPr>
        <w:t> </w:t>
      </w:r>
    </w:p>
    <w:tbl>
      <w:tblPr>
        <w:tblW w:w="82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6810"/>
      </w:tblGrid>
      <w:tr w:rsidR="00C85134" w:rsidRPr="00E145D3" w14:paraId="2734AD56"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shd w:val="clear" w:color="auto" w:fill="D9D9D9" w:themeFill="background1" w:themeFillShade="D9"/>
          </w:tcPr>
          <w:p w14:paraId="1B825AAB" w14:textId="12A8C994" w:rsidR="00C85134" w:rsidRPr="00E145D3" w:rsidRDefault="00C85134" w:rsidP="00C85134">
            <w:pPr>
              <w:spacing w:after="0" w:line="240" w:lineRule="auto"/>
              <w:rPr>
                <w:rFonts w:ascii="Arial" w:hAnsi="Arial" w:cs="Arial"/>
                <w:sz w:val="18"/>
                <w:szCs w:val="18"/>
              </w:rPr>
            </w:pPr>
            <w:r w:rsidRPr="00C85134">
              <w:rPr>
                <w:rFonts w:ascii="Arial" w:hAnsi="Arial" w:cs="Arial"/>
                <w:b/>
                <w:bCs/>
                <w:sz w:val="18"/>
                <w:szCs w:val="18"/>
              </w:rPr>
              <w:t>ICD-10 Code</w:t>
            </w:r>
          </w:p>
        </w:tc>
        <w:tc>
          <w:tcPr>
            <w:tcW w:w="681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2DD19D3" w14:textId="7049EACF" w:rsidR="00C85134" w:rsidRPr="00E145D3" w:rsidRDefault="00C85134" w:rsidP="00C85134">
            <w:pPr>
              <w:spacing w:after="0" w:line="240" w:lineRule="auto"/>
              <w:rPr>
                <w:rFonts w:ascii="Arial" w:hAnsi="Arial" w:cs="Arial"/>
                <w:sz w:val="18"/>
                <w:szCs w:val="18"/>
              </w:rPr>
            </w:pPr>
            <w:r w:rsidRPr="00C85134">
              <w:rPr>
                <w:rFonts w:ascii="Arial" w:hAnsi="Arial" w:cs="Arial"/>
                <w:b/>
                <w:bCs/>
                <w:sz w:val="18"/>
                <w:szCs w:val="18"/>
              </w:rPr>
              <w:t>Description</w:t>
            </w:r>
          </w:p>
        </w:tc>
      </w:tr>
      <w:tr w:rsidR="00C85134" w:rsidRPr="00E145D3" w14:paraId="6DB515BC"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4C861DEE"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I132 </w:t>
            </w:r>
          </w:p>
        </w:tc>
        <w:tc>
          <w:tcPr>
            <w:tcW w:w="6810" w:type="dxa"/>
            <w:tcBorders>
              <w:top w:val="single" w:sz="6" w:space="0" w:color="auto"/>
              <w:left w:val="single" w:sz="6" w:space="0" w:color="auto"/>
              <w:bottom w:val="single" w:sz="6" w:space="0" w:color="auto"/>
              <w:right w:val="single" w:sz="6" w:space="0" w:color="auto"/>
            </w:tcBorders>
            <w:hideMark/>
          </w:tcPr>
          <w:p w14:paraId="50371F35"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Hypertensive heart and chronic kidney disease with heart failure and with stage 5 chronic kidney disease, or end stage renal disease </w:t>
            </w:r>
          </w:p>
        </w:tc>
      </w:tr>
      <w:tr w:rsidR="00C85134" w:rsidRPr="00E145D3" w14:paraId="7BE936BF"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570FB333"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N184 </w:t>
            </w:r>
          </w:p>
        </w:tc>
        <w:tc>
          <w:tcPr>
            <w:tcW w:w="6810" w:type="dxa"/>
            <w:tcBorders>
              <w:top w:val="single" w:sz="6" w:space="0" w:color="auto"/>
              <w:left w:val="single" w:sz="6" w:space="0" w:color="auto"/>
              <w:bottom w:val="single" w:sz="6" w:space="0" w:color="auto"/>
              <w:right w:val="single" w:sz="6" w:space="0" w:color="auto"/>
            </w:tcBorders>
            <w:hideMark/>
          </w:tcPr>
          <w:p w14:paraId="105A8692"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Chronic kidney disease, stage 4 (severe) </w:t>
            </w:r>
          </w:p>
        </w:tc>
      </w:tr>
      <w:tr w:rsidR="00C85134" w:rsidRPr="00E145D3" w14:paraId="7AB45836"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3CE647EE"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N185 </w:t>
            </w:r>
          </w:p>
        </w:tc>
        <w:tc>
          <w:tcPr>
            <w:tcW w:w="6810" w:type="dxa"/>
            <w:tcBorders>
              <w:top w:val="single" w:sz="6" w:space="0" w:color="auto"/>
              <w:left w:val="single" w:sz="6" w:space="0" w:color="auto"/>
              <w:bottom w:val="single" w:sz="6" w:space="0" w:color="auto"/>
              <w:right w:val="single" w:sz="6" w:space="0" w:color="auto"/>
            </w:tcBorders>
            <w:hideMark/>
          </w:tcPr>
          <w:p w14:paraId="696249C1"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Chronic kidney disease, stage 5 </w:t>
            </w:r>
          </w:p>
        </w:tc>
      </w:tr>
      <w:tr w:rsidR="00C85134" w:rsidRPr="00E145D3" w14:paraId="285E9CFC"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13ABDDFA"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Z4901 </w:t>
            </w:r>
          </w:p>
        </w:tc>
        <w:tc>
          <w:tcPr>
            <w:tcW w:w="6810" w:type="dxa"/>
            <w:tcBorders>
              <w:top w:val="single" w:sz="6" w:space="0" w:color="auto"/>
              <w:left w:val="single" w:sz="6" w:space="0" w:color="auto"/>
              <w:bottom w:val="single" w:sz="6" w:space="0" w:color="auto"/>
              <w:right w:val="single" w:sz="6" w:space="0" w:color="auto"/>
            </w:tcBorders>
            <w:hideMark/>
          </w:tcPr>
          <w:p w14:paraId="436F856E"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Encounter for fitting and adjustment of extracorporeal dialysis catheter </w:t>
            </w:r>
          </w:p>
        </w:tc>
      </w:tr>
      <w:tr w:rsidR="00C85134" w:rsidRPr="00E145D3" w14:paraId="79409B0A"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50B94916"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Z4902 </w:t>
            </w:r>
          </w:p>
        </w:tc>
        <w:tc>
          <w:tcPr>
            <w:tcW w:w="6810" w:type="dxa"/>
            <w:tcBorders>
              <w:top w:val="single" w:sz="6" w:space="0" w:color="auto"/>
              <w:left w:val="single" w:sz="6" w:space="0" w:color="auto"/>
              <w:bottom w:val="single" w:sz="6" w:space="0" w:color="auto"/>
              <w:right w:val="single" w:sz="6" w:space="0" w:color="auto"/>
            </w:tcBorders>
            <w:hideMark/>
          </w:tcPr>
          <w:p w14:paraId="6F35AD27"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Encounter for fitting and adjustment of peritoneal dialysis catheter </w:t>
            </w:r>
          </w:p>
        </w:tc>
      </w:tr>
      <w:tr w:rsidR="00C85134" w:rsidRPr="00E145D3" w14:paraId="7BC3D7CA"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3E88C1CC"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Z4931 </w:t>
            </w:r>
          </w:p>
        </w:tc>
        <w:tc>
          <w:tcPr>
            <w:tcW w:w="6810" w:type="dxa"/>
            <w:tcBorders>
              <w:top w:val="single" w:sz="6" w:space="0" w:color="auto"/>
              <w:left w:val="single" w:sz="6" w:space="0" w:color="auto"/>
              <w:bottom w:val="single" w:sz="6" w:space="0" w:color="auto"/>
              <w:right w:val="single" w:sz="6" w:space="0" w:color="auto"/>
            </w:tcBorders>
            <w:hideMark/>
          </w:tcPr>
          <w:p w14:paraId="1F7F8FFE"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Encounter for adequacy testing for hemodialysis </w:t>
            </w:r>
          </w:p>
        </w:tc>
      </w:tr>
      <w:tr w:rsidR="00C85134" w:rsidRPr="00E145D3" w14:paraId="767ED6A3"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233A5C64"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Z4932 </w:t>
            </w:r>
          </w:p>
        </w:tc>
        <w:tc>
          <w:tcPr>
            <w:tcW w:w="6810" w:type="dxa"/>
            <w:tcBorders>
              <w:top w:val="single" w:sz="6" w:space="0" w:color="auto"/>
              <w:left w:val="single" w:sz="6" w:space="0" w:color="auto"/>
              <w:bottom w:val="single" w:sz="6" w:space="0" w:color="auto"/>
              <w:right w:val="single" w:sz="6" w:space="0" w:color="auto"/>
            </w:tcBorders>
            <w:hideMark/>
          </w:tcPr>
          <w:p w14:paraId="10F7337C"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Encounter for adequacy testing for peritoneal dialysis </w:t>
            </w:r>
          </w:p>
        </w:tc>
      </w:tr>
      <w:tr w:rsidR="00C85134" w:rsidRPr="00E145D3" w14:paraId="458E9C6D"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7AFD2D10"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Z9115 </w:t>
            </w:r>
          </w:p>
        </w:tc>
        <w:tc>
          <w:tcPr>
            <w:tcW w:w="6810" w:type="dxa"/>
            <w:tcBorders>
              <w:top w:val="single" w:sz="6" w:space="0" w:color="auto"/>
              <w:left w:val="single" w:sz="6" w:space="0" w:color="auto"/>
              <w:bottom w:val="single" w:sz="6" w:space="0" w:color="auto"/>
              <w:right w:val="single" w:sz="6" w:space="0" w:color="auto"/>
            </w:tcBorders>
            <w:hideMark/>
          </w:tcPr>
          <w:p w14:paraId="5DB6B6C5"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Patient's noncompliance with renal dialysis </w:t>
            </w:r>
          </w:p>
        </w:tc>
      </w:tr>
      <w:tr w:rsidR="00C85134" w:rsidRPr="00E145D3" w14:paraId="1610A294"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vAlign w:val="bottom"/>
            <w:hideMark/>
          </w:tcPr>
          <w:p w14:paraId="0B13DAEA"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Z91151 </w:t>
            </w:r>
          </w:p>
        </w:tc>
        <w:tc>
          <w:tcPr>
            <w:tcW w:w="6810" w:type="dxa"/>
            <w:tcBorders>
              <w:top w:val="single" w:sz="6" w:space="0" w:color="auto"/>
              <w:left w:val="single" w:sz="6" w:space="0" w:color="auto"/>
              <w:bottom w:val="single" w:sz="6" w:space="0" w:color="auto"/>
              <w:right w:val="single" w:sz="6" w:space="0" w:color="auto"/>
            </w:tcBorders>
            <w:vAlign w:val="bottom"/>
            <w:hideMark/>
          </w:tcPr>
          <w:p w14:paraId="13C20A45"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Patient's noncompliance with renal dialysis due to financial hardship </w:t>
            </w:r>
          </w:p>
        </w:tc>
      </w:tr>
      <w:tr w:rsidR="00C85134" w:rsidRPr="00E145D3" w14:paraId="4F388759"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vAlign w:val="bottom"/>
            <w:hideMark/>
          </w:tcPr>
          <w:p w14:paraId="1739D35F"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Z91158 </w:t>
            </w:r>
          </w:p>
        </w:tc>
        <w:tc>
          <w:tcPr>
            <w:tcW w:w="6810" w:type="dxa"/>
            <w:tcBorders>
              <w:top w:val="single" w:sz="6" w:space="0" w:color="auto"/>
              <w:left w:val="single" w:sz="6" w:space="0" w:color="auto"/>
              <w:bottom w:val="single" w:sz="6" w:space="0" w:color="auto"/>
              <w:right w:val="single" w:sz="6" w:space="0" w:color="auto"/>
            </w:tcBorders>
            <w:vAlign w:val="bottom"/>
            <w:hideMark/>
          </w:tcPr>
          <w:p w14:paraId="206EA18E"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Patient's noncompliance with renal dialysis for other reason </w:t>
            </w:r>
          </w:p>
        </w:tc>
      </w:tr>
      <w:tr w:rsidR="00C85134" w:rsidRPr="00E145D3" w14:paraId="5613FD47" w14:textId="77777777" w:rsidTr="008B1ED9">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46AD351A"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Z940 </w:t>
            </w:r>
          </w:p>
        </w:tc>
        <w:tc>
          <w:tcPr>
            <w:tcW w:w="6810" w:type="dxa"/>
            <w:tcBorders>
              <w:top w:val="single" w:sz="6" w:space="0" w:color="auto"/>
              <w:left w:val="single" w:sz="6" w:space="0" w:color="auto"/>
              <w:bottom w:val="single" w:sz="6" w:space="0" w:color="auto"/>
              <w:right w:val="single" w:sz="6" w:space="0" w:color="auto"/>
            </w:tcBorders>
            <w:hideMark/>
          </w:tcPr>
          <w:p w14:paraId="7DDB0321"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Kidney transplant status </w:t>
            </w:r>
          </w:p>
        </w:tc>
      </w:tr>
      <w:tr w:rsidR="00C85134" w:rsidRPr="00E145D3" w14:paraId="7EBCE150" w14:textId="77777777" w:rsidTr="008B1ED9">
        <w:trPr>
          <w:trHeight w:val="300"/>
        </w:trPr>
        <w:tc>
          <w:tcPr>
            <w:tcW w:w="1410" w:type="dxa"/>
            <w:tcBorders>
              <w:top w:val="single" w:sz="6" w:space="0" w:color="auto"/>
              <w:left w:val="single" w:sz="6" w:space="0" w:color="000000"/>
              <w:bottom w:val="single" w:sz="6" w:space="0" w:color="000000"/>
              <w:right w:val="single" w:sz="6" w:space="0" w:color="auto"/>
            </w:tcBorders>
            <w:hideMark/>
          </w:tcPr>
          <w:p w14:paraId="57E86309"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Z992 </w:t>
            </w:r>
          </w:p>
        </w:tc>
        <w:tc>
          <w:tcPr>
            <w:tcW w:w="6810" w:type="dxa"/>
            <w:tcBorders>
              <w:top w:val="single" w:sz="6" w:space="0" w:color="auto"/>
              <w:left w:val="single" w:sz="6" w:space="0" w:color="auto"/>
              <w:bottom w:val="single" w:sz="6" w:space="0" w:color="000000"/>
              <w:right w:val="single" w:sz="6" w:space="0" w:color="auto"/>
            </w:tcBorders>
            <w:hideMark/>
          </w:tcPr>
          <w:p w14:paraId="092C2CBC"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Dependence on renal dialysis </w:t>
            </w:r>
          </w:p>
        </w:tc>
      </w:tr>
    </w:tbl>
    <w:p w14:paraId="44A81522" w14:textId="69E3716F" w:rsidR="00332086" w:rsidRDefault="00332086" w:rsidP="00332086">
      <w:pPr>
        <w:spacing w:after="0" w:line="240" w:lineRule="auto"/>
        <w:rPr>
          <w:rFonts w:ascii="Arial" w:hAnsi="Arial" w:cs="Arial"/>
        </w:rPr>
      </w:pPr>
      <w:r w:rsidRPr="00E145D3">
        <w:rPr>
          <w:rFonts w:ascii="Arial" w:hAnsi="Arial" w:cs="Arial"/>
          <w:b/>
          <w:bCs/>
        </w:rPr>
        <w:t> </w:t>
      </w:r>
    </w:p>
    <w:p w14:paraId="5B2AFDB8" w14:textId="77777777" w:rsidR="00F40F5D" w:rsidRPr="00E145D3" w:rsidRDefault="00F40F5D" w:rsidP="00E145D3">
      <w:pPr>
        <w:spacing w:after="0" w:line="240" w:lineRule="auto"/>
        <w:rPr>
          <w:rFonts w:ascii="Arial" w:hAnsi="Arial" w:cs="Arial"/>
          <w:b/>
          <w:bCs/>
        </w:rPr>
      </w:pPr>
    </w:p>
    <w:p w14:paraId="049961AE" w14:textId="11E4F833" w:rsidR="00332086" w:rsidRPr="00332086" w:rsidRDefault="00332086" w:rsidP="00F742D1">
      <w:pPr>
        <w:pStyle w:val="ListParagraph"/>
        <w:numPr>
          <w:ilvl w:val="0"/>
          <w:numId w:val="31"/>
        </w:numPr>
        <w:spacing w:after="0" w:line="240" w:lineRule="auto"/>
        <w:rPr>
          <w:rFonts w:ascii="Arial" w:hAnsi="Arial" w:cs="Arial"/>
          <w:b/>
          <w:bCs/>
        </w:rPr>
      </w:pPr>
      <w:r>
        <w:rPr>
          <w:rFonts w:ascii="Arial" w:hAnsi="Arial" w:cs="Arial"/>
          <w:b/>
          <w:bCs/>
          <w:u w:val="single"/>
        </w:rPr>
        <w:t>Exclusions for Hepatic</w:t>
      </w:r>
      <w:r w:rsidR="00C85134">
        <w:rPr>
          <w:rFonts w:ascii="Arial" w:hAnsi="Arial" w:cs="Arial"/>
          <w:b/>
          <w:bCs/>
          <w:u w:val="single"/>
        </w:rPr>
        <w:t xml:space="preserve"> (Bilirubin)</w:t>
      </w:r>
      <w:r>
        <w:rPr>
          <w:rFonts w:ascii="Arial" w:hAnsi="Arial" w:cs="Arial"/>
          <w:b/>
          <w:bCs/>
          <w:u w:val="single"/>
        </w:rPr>
        <w:t xml:space="preserve"> Organ Dysfunction Criterion</w:t>
      </w:r>
    </w:p>
    <w:p w14:paraId="30844C21" w14:textId="77777777" w:rsidR="00332086" w:rsidRDefault="00332086" w:rsidP="00332086">
      <w:pPr>
        <w:spacing w:after="0" w:line="240" w:lineRule="auto"/>
        <w:rPr>
          <w:rFonts w:ascii="Arial" w:hAnsi="Arial" w:cs="Arial"/>
          <w:b/>
          <w:bCs/>
          <w:u w:val="single"/>
        </w:rPr>
      </w:pPr>
    </w:p>
    <w:p w14:paraId="51081089" w14:textId="326E15BD" w:rsidR="008B1ED9" w:rsidRDefault="00E145D3" w:rsidP="00332086">
      <w:pPr>
        <w:spacing w:after="0" w:line="240" w:lineRule="auto"/>
        <w:rPr>
          <w:rFonts w:ascii="Arial" w:hAnsi="Arial" w:cs="Arial"/>
        </w:rPr>
      </w:pPr>
      <w:r w:rsidRPr="00332086">
        <w:rPr>
          <w:rFonts w:ascii="Arial" w:hAnsi="Arial" w:cs="Arial"/>
          <w:b/>
          <w:bCs/>
          <w:u w:val="single"/>
        </w:rPr>
        <w:t>Moderate-severe liver disease:</w:t>
      </w:r>
      <w:r w:rsidRPr="00332086">
        <w:rPr>
          <w:rFonts w:ascii="Arial" w:hAnsi="Arial" w:cs="Arial"/>
          <w:b/>
          <w:bCs/>
        </w:rPr>
        <w:t xml:space="preserve"> </w:t>
      </w:r>
      <w:r w:rsidRPr="008B1ED9">
        <w:rPr>
          <w:rFonts w:ascii="Arial" w:hAnsi="Arial" w:cs="Arial"/>
        </w:rPr>
        <w:t xml:space="preserve">as defined by AHRQ’s Elixhauser Comorbidity Index </w:t>
      </w:r>
      <w:r w:rsidR="00146505">
        <w:rPr>
          <w:rFonts w:ascii="Arial" w:hAnsi="Arial" w:cs="Arial"/>
        </w:rPr>
        <w:t>(</w:t>
      </w:r>
      <w:hyperlink r:id="rId12" w:history="1">
        <w:r w:rsidR="00146505" w:rsidRPr="00B45BB7">
          <w:rPr>
            <w:rStyle w:val="Hyperlink"/>
            <w:rFonts w:ascii="Arial" w:hAnsi="Arial" w:cs="Arial"/>
            <w:b/>
            <w:bCs/>
          </w:rPr>
          <w:t>https://hcup-us.ahrq.gov/toolssoftware/comorbidityicd10/comorbidity_icd10.jsp</w:t>
        </w:r>
      </w:hyperlink>
      <w:r w:rsidRPr="00332086">
        <w:rPr>
          <w:rFonts w:ascii="Arial" w:hAnsi="Arial" w:cs="Arial"/>
          <w:b/>
          <w:bCs/>
        </w:rPr>
        <w:t>)</w:t>
      </w:r>
      <w:r w:rsidR="008B1ED9">
        <w:rPr>
          <w:rFonts w:ascii="Arial" w:hAnsi="Arial" w:cs="Arial"/>
          <w:b/>
          <w:bCs/>
        </w:rPr>
        <w:t xml:space="preserve">; </w:t>
      </w:r>
      <w:r w:rsidR="008B1ED9" w:rsidRPr="008B1ED9">
        <w:rPr>
          <w:rFonts w:ascii="Arial" w:hAnsi="Arial" w:cs="Arial"/>
        </w:rPr>
        <w:t>all codes must be present-on-admission. If present, the patient is excluded from meeting the hepatic organ dysfunction criterion</w:t>
      </w:r>
      <w:r w:rsidR="008B1ED9">
        <w:rPr>
          <w:rFonts w:ascii="Arial" w:hAnsi="Arial" w:cs="Arial"/>
        </w:rPr>
        <w:t xml:space="preserve"> (for both community-onset and hospital-onset sepsis)</w:t>
      </w:r>
      <w:r w:rsidR="008B1ED9" w:rsidRPr="008B1ED9">
        <w:rPr>
          <w:rFonts w:ascii="Arial" w:hAnsi="Arial" w:cs="Arial"/>
        </w:rPr>
        <w:t>.</w:t>
      </w:r>
    </w:p>
    <w:p w14:paraId="344A02AE" w14:textId="3D6F337B" w:rsidR="00E145D3" w:rsidRPr="00332086" w:rsidRDefault="00E145D3" w:rsidP="00332086">
      <w:pPr>
        <w:spacing w:after="0" w:line="240" w:lineRule="auto"/>
        <w:rPr>
          <w:rFonts w:ascii="Arial" w:hAnsi="Arial" w:cs="Arial"/>
          <w:b/>
          <w:bCs/>
        </w:rPr>
      </w:pPr>
    </w:p>
    <w:tbl>
      <w:tblPr>
        <w:tblW w:w="82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6810"/>
      </w:tblGrid>
      <w:tr w:rsidR="00C85134" w:rsidRPr="00E145D3" w14:paraId="1A81F6E0"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shd w:val="clear" w:color="auto" w:fill="D9D9D9" w:themeFill="background1" w:themeFillShade="D9"/>
          </w:tcPr>
          <w:p w14:paraId="162FA9B6" w14:textId="6D0EC17D" w:rsidR="00C85134" w:rsidRPr="00E145D3" w:rsidRDefault="00C85134" w:rsidP="00C85134">
            <w:pPr>
              <w:spacing w:after="0" w:line="240" w:lineRule="auto"/>
              <w:rPr>
                <w:rFonts w:ascii="Arial" w:hAnsi="Arial" w:cs="Arial"/>
                <w:sz w:val="18"/>
                <w:szCs w:val="18"/>
              </w:rPr>
            </w:pPr>
            <w:r w:rsidRPr="00C85134">
              <w:rPr>
                <w:rFonts w:ascii="Arial" w:hAnsi="Arial" w:cs="Arial"/>
                <w:b/>
                <w:bCs/>
                <w:sz w:val="18"/>
                <w:szCs w:val="18"/>
              </w:rPr>
              <w:t>ICD-10 Code</w:t>
            </w:r>
          </w:p>
        </w:tc>
        <w:tc>
          <w:tcPr>
            <w:tcW w:w="681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D8E633D" w14:textId="6A21D922" w:rsidR="00C85134" w:rsidRPr="00E145D3" w:rsidRDefault="00C85134" w:rsidP="00C85134">
            <w:pPr>
              <w:spacing w:after="0" w:line="240" w:lineRule="auto"/>
              <w:rPr>
                <w:rFonts w:ascii="Arial" w:hAnsi="Arial" w:cs="Arial"/>
                <w:sz w:val="18"/>
                <w:szCs w:val="18"/>
              </w:rPr>
            </w:pPr>
            <w:r w:rsidRPr="00C85134">
              <w:rPr>
                <w:rFonts w:ascii="Arial" w:hAnsi="Arial" w:cs="Arial"/>
                <w:b/>
                <w:bCs/>
                <w:sz w:val="18"/>
                <w:szCs w:val="18"/>
              </w:rPr>
              <w:t>Description</w:t>
            </w:r>
          </w:p>
        </w:tc>
      </w:tr>
      <w:tr w:rsidR="00C85134" w:rsidRPr="00E145D3" w14:paraId="0EB0C6EA"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1655AE05"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lastRenderedPageBreak/>
              <w:t>B190 </w:t>
            </w:r>
          </w:p>
        </w:tc>
        <w:tc>
          <w:tcPr>
            <w:tcW w:w="6810" w:type="dxa"/>
            <w:tcBorders>
              <w:top w:val="single" w:sz="6" w:space="0" w:color="auto"/>
              <w:left w:val="single" w:sz="6" w:space="0" w:color="auto"/>
              <w:bottom w:val="single" w:sz="6" w:space="0" w:color="auto"/>
              <w:right w:val="single" w:sz="6" w:space="0" w:color="auto"/>
            </w:tcBorders>
            <w:hideMark/>
          </w:tcPr>
          <w:p w14:paraId="7001C35D"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Unspecified viral hepatitis with hepatic coma </w:t>
            </w:r>
          </w:p>
        </w:tc>
      </w:tr>
      <w:tr w:rsidR="00C85134" w:rsidRPr="00E145D3" w14:paraId="72DE4A1E"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2ECBC9DD"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B1911 </w:t>
            </w:r>
          </w:p>
        </w:tc>
        <w:tc>
          <w:tcPr>
            <w:tcW w:w="6810" w:type="dxa"/>
            <w:tcBorders>
              <w:top w:val="single" w:sz="6" w:space="0" w:color="auto"/>
              <w:left w:val="single" w:sz="6" w:space="0" w:color="auto"/>
              <w:bottom w:val="single" w:sz="6" w:space="0" w:color="auto"/>
              <w:right w:val="single" w:sz="6" w:space="0" w:color="auto"/>
            </w:tcBorders>
            <w:hideMark/>
          </w:tcPr>
          <w:p w14:paraId="5B0BE85E"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Unspecified viral hepatitis B with hepatic coma </w:t>
            </w:r>
          </w:p>
        </w:tc>
      </w:tr>
      <w:tr w:rsidR="00C85134" w:rsidRPr="00E145D3" w14:paraId="4FECCC9C"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54CE5749"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B1921 </w:t>
            </w:r>
          </w:p>
        </w:tc>
        <w:tc>
          <w:tcPr>
            <w:tcW w:w="6810" w:type="dxa"/>
            <w:tcBorders>
              <w:top w:val="single" w:sz="6" w:space="0" w:color="auto"/>
              <w:left w:val="single" w:sz="6" w:space="0" w:color="auto"/>
              <w:bottom w:val="single" w:sz="6" w:space="0" w:color="auto"/>
              <w:right w:val="single" w:sz="6" w:space="0" w:color="auto"/>
            </w:tcBorders>
            <w:hideMark/>
          </w:tcPr>
          <w:p w14:paraId="0AF76510"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Unspecified viral hepatitis C with hepatic coma </w:t>
            </w:r>
          </w:p>
        </w:tc>
      </w:tr>
      <w:tr w:rsidR="00C85134" w:rsidRPr="00E145D3" w14:paraId="7D12B554"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4A72668C"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I8500 </w:t>
            </w:r>
          </w:p>
        </w:tc>
        <w:tc>
          <w:tcPr>
            <w:tcW w:w="6810" w:type="dxa"/>
            <w:tcBorders>
              <w:top w:val="single" w:sz="6" w:space="0" w:color="auto"/>
              <w:left w:val="single" w:sz="6" w:space="0" w:color="auto"/>
              <w:bottom w:val="single" w:sz="6" w:space="0" w:color="auto"/>
              <w:right w:val="single" w:sz="6" w:space="0" w:color="auto"/>
            </w:tcBorders>
            <w:hideMark/>
          </w:tcPr>
          <w:p w14:paraId="21D4D597"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Esophageal varices without bleeding </w:t>
            </w:r>
          </w:p>
        </w:tc>
      </w:tr>
      <w:tr w:rsidR="00C85134" w:rsidRPr="00E145D3" w14:paraId="5649EE00"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51C34F8D"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I8501 </w:t>
            </w:r>
          </w:p>
        </w:tc>
        <w:tc>
          <w:tcPr>
            <w:tcW w:w="6810" w:type="dxa"/>
            <w:tcBorders>
              <w:top w:val="single" w:sz="6" w:space="0" w:color="auto"/>
              <w:left w:val="single" w:sz="6" w:space="0" w:color="auto"/>
              <w:bottom w:val="single" w:sz="6" w:space="0" w:color="auto"/>
              <w:right w:val="single" w:sz="6" w:space="0" w:color="auto"/>
            </w:tcBorders>
            <w:hideMark/>
          </w:tcPr>
          <w:p w14:paraId="4CCFADC3"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Esophageal varices with bleeding </w:t>
            </w:r>
          </w:p>
        </w:tc>
      </w:tr>
      <w:tr w:rsidR="00C85134" w:rsidRPr="00E145D3" w14:paraId="14667C4A"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6D3C5FDF"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I8510 </w:t>
            </w:r>
          </w:p>
        </w:tc>
        <w:tc>
          <w:tcPr>
            <w:tcW w:w="6810" w:type="dxa"/>
            <w:tcBorders>
              <w:top w:val="single" w:sz="6" w:space="0" w:color="auto"/>
              <w:left w:val="single" w:sz="6" w:space="0" w:color="auto"/>
              <w:bottom w:val="single" w:sz="6" w:space="0" w:color="auto"/>
              <w:right w:val="single" w:sz="6" w:space="0" w:color="auto"/>
            </w:tcBorders>
            <w:hideMark/>
          </w:tcPr>
          <w:p w14:paraId="4036E11A"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Secondary esophageal varices without bleeding </w:t>
            </w:r>
          </w:p>
        </w:tc>
      </w:tr>
      <w:tr w:rsidR="00C85134" w:rsidRPr="00E145D3" w14:paraId="2971B107"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3ABACE31"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I8511 </w:t>
            </w:r>
          </w:p>
        </w:tc>
        <w:tc>
          <w:tcPr>
            <w:tcW w:w="6810" w:type="dxa"/>
            <w:tcBorders>
              <w:top w:val="single" w:sz="6" w:space="0" w:color="auto"/>
              <w:left w:val="single" w:sz="6" w:space="0" w:color="auto"/>
              <w:bottom w:val="single" w:sz="6" w:space="0" w:color="auto"/>
              <w:right w:val="single" w:sz="6" w:space="0" w:color="auto"/>
            </w:tcBorders>
            <w:hideMark/>
          </w:tcPr>
          <w:p w14:paraId="2B850731"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Secondary esophageal varices with bleeding </w:t>
            </w:r>
          </w:p>
        </w:tc>
      </w:tr>
      <w:tr w:rsidR="00C85134" w:rsidRPr="00E145D3" w14:paraId="2CBD7B60"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09A1254D"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I864 </w:t>
            </w:r>
          </w:p>
        </w:tc>
        <w:tc>
          <w:tcPr>
            <w:tcW w:w="6810" w:type="dxa"/>
            <w:tcBorders>
              <w:top w:val="single" w:sz="6" w:space="0" w:color="auto"/>
              <w:left w:val="single" w:sz="6" w:space="0" w:color="auto"/>
              <w:bottom w:val="single" w:sz="6" w:space="0" w:color="auto"/>
              <w:right w:val="single" w:sz="6" w:space="0" w:color="auto"/>
            </w:tcBorders>
            <w:hideMark/>
          </w:tcPr>
          <w:p w14:paraId="0620A097"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Gastric varices </w:t>
            </w:r>
          </w:p>
        </w:tc>
      </w:tr>
      <w:tr w:rsidR="00C85134" w:rsidRPr="00E145D3" w14:paraId="4CD75C65"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7C32E664"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K7040 </w:t>
            </w:r>
          </w:p>
        </w:tc>
        <w:tc>
          <w:tcPr>
            <w:tcW w:w="6810" w:type="dxa"/>
            <w:tcBorders>
              <w:top w:val="single" w:sz="6" w:space="0" w:color="auto"/>
              <w:left w:val="single" w:sz="6" w:space="0" w:color="auto"/>
              <w:bottom w:val="single" w:sz="6" w:space="0" w:color="auto"/>
              <w:right w:val="single" w:sz="6" w:space="0" w:color="auto"/>
            </w:tcBorders>
            <w:hideMark/>
          </w:tcPr>
          <w:p w14:paraId="47BD8656"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Alcoholic hepatic failure without coma </w:t>
            </w:r>
          </w:p>
        </w:tc>
      </w:tr>
      <w:tr w:rsidR="00C85134" w:rsidRPr="00E145D3" w14:paraId="59EC5357"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7D006FA5"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K7041 </w:t>
            </w:r>
          </w:p>
        </w:tc>
        <w:tc>
          <w:tcPr>
            <w:tcW w:w="6810" w:type="dxa"/>
            <w:tcBorders>
              <w:top w:val="single" w:sz="6" w:space="0" w:color="auto"/>
              <w:left w:val="single" w:sz="6" w:space="0" w:color="auto"/>
              <w:bottom w:val="single" w:sz="6" w:space="0" w:color="auto"/>
              <w:right w:val="single" w:sz="6" w:space="0" w:color="auto"/>
            </w:tcBorders>
            <w:hideMark/>
          </w:tcPr>
          <w:p w14:paraId="14C80ECC"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Alcoholic hepatic failure with coma </w:t>
            </w:r>
          </w:p>
        </w:tc>
      </w:tr>
      <w:tr w:rsidR="00C85134" w:rsidRPr="00E145D3" w14:paraId="592FBF39"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5A462963"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K7210 </w:t>
            </w:r>
          </w:p>
        </w:tc>
        <w:tc>
          <w:tcPr>
            <w:tcW w:w="6810" w:type="dxa"/>
            <w:tcBorders>
              <w:top w:val="single" w:sz="6" w:space="0" w:color="auto"/>
              <w:left w:val="single" w:sz="6" w:space="0" w:color="auto"/>
              <w:bottom w:val="single" w:sz="6" w:space="0" w:color="auto"/>
              <w:right w:val="single" w:sz="6" w:space="0" w:color="auto"/>
            </w:tcBorders>
            <w:hideMark/>
          </w:tcPr>
          <w:p w14:paraId="50AEB3AC"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Chronic hepatic failure without coma </w:t>
            </w:r>
          </w:p>
        </w:tc>
      </w:tr>
      <w:tr w:rsidR="00C85134" w:rsidRPr="00E145D3" w14:paraId="385548E8"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17C7E392"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K7211 </w:t>
            </w:r>
          </w:p>
        </w:tc>
        <w:tc>
          <w:tcPr>
            <w:tcW w:w="6810" w:type="dxa"/>
            <w:tcBorders>
              <w:top w:val="single" w:sz="6" w:space="0" w:color="auto"/>
              <w:left w:val="single" w:sz="6" w:space="0" w:color="auto"/>
              <w:bottom w:val="single" w:sz="6" w:space="0" w:color="auto"/>
              <w:right w:val="single" w:sz="6" w:space="0" w:color="auto"/>
            </w:tcBorders>
            <w:hideMark/>
          </w:tcPr>
          <w:p w14:paraId="6A722729"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Chronic hepatic failure with coma </w:t>
            </w:r>
          </w:p>
        </w:tc>
      </w:tr>
      <w:tr w:rsidR="00C85134" w:rsidRPr="00E145D3" w14:paraId="0A6840A0"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3ADAAD2B"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K7290 </w:t>
            </w:r>
          </w:p>
        </w:tc>
        <w:tc>
          <w:tcPr>
            <w:tcW w:w="6810" w:type="dxa"/>
            <w:tcBorders>
              <w:top w:val="single" w:sz="6" w:space="0" w:color="auto"/>
              <w:left w:val="single" w:sz="6" w:space="0" w:color="auto"/>
              <w:bottom w:val="single" w:sz="6" w:space="0" w:color="auto"/>
              <w:right w:val="single" w:sz="6" w:space="0" w:color="auto"/>
            </w:tcBorders>
            <w:hideMark/>
          </w:tcPr>
          <w:p w14:paraId="72322FFF"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Hepatic failure, unspecified without coma </w:t>
            </w:r>
          </w:p>
        </w:tc>
      </w:tr>
      <w:tr w:rsidR="00C85134" w:rsidRPr="00E145D3" w14:paraId="5E711BDC"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5C83FEAF"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K7291 </w:t>
            </w:r>
          </w:p>
        </w:tc>
        <w:tc>
          <w:tcPr>
            <w:tcW w:w="6810" w:type="dxa"/>
            <w:tcBorders>
              <w:top w:val="single" w:sz="6" w:space="0" w:color="auto"/>
              <w:left w:val="single" w:sz="6" w:space="0" w:color="auto"/>
              <w:bottom w:val="single" w:sz="6" w:space="0" w:color="auto"/>
              <w:right w:val="single" w:sz="6" w:space="0" w:color="auto"/>
            </w:tcBorders>
            <w:hideMark/>
          </w:tcPr>
          <w:p w14:paraId="4ECE6121"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Hepatic failure, unspecified with coma </w:t>
            </w:r>
          </w:p>
        </w:tc>
      </w:tr>
      <w:tr w:rsidR="00C85134" w:rsidRPr="00E145D3" w14:paraId="79BB9B3E"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34469DD7"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K765 </w:t>
            </w:r>
          </w:p>
        </w:tc>
        <w:tc>
          <w:tcPr>
            <w:tcW w:w="6810" w:type="dxa"/>
            <w:tcBorders>
              <w:top w:val="single" w:sz="6" w:space="0" w:color="auto"/>
              <w:left w:val="single" w:sz="6" w:space="0" w:color="auto"/>
              <w:bottom w:val="single" w:sz="6" w:space="0" w:color="auto"/>
              <w:right w:val="single" w:sz="6" w:space="0" w:color="auto"/>
            </w:tcBorders>
            <w:hideMark/>
          </w:tcPr>
          <w:p w14:paraId="14220F8F"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 xml:space="preserve">Hepatic </w:t>
            </w:r>
            <w:proofErr w:type="spellStart"/>
            <w:r w:rsidRPr="00E145D3">
              <w:rPr>
                <w:rFonts w:ascii="Arial" w:hAnsi="Arial" w:cs="Arial"/>
                <w:sz w:val="18"/>
                <w:szCs w:val="18"/>
              </w:rPr>
              <w:t>veno</w:t>
            </w:r>
            <w:proofErr w:type="spellEnd"/>
            <w:r w:rsidRPr="00E145D3">
              <w:rPr>
                <w:rFonts w:ascii="Arial" w:hAnsi="Arial" w:cs="Arial"/>
                <w:sz w:val="18"/>
                <w:szCs w:val="18"/>
              </w:rPr>
              <w:t>-occlusive disease </w:t>
            </w:r>
          </w:p>
        </w:tc>
      </w:tr>
      <w:tr w:rsidR="00C85134" w:rsidRPr="00E145D3" w14:paraId="60C6AC0D"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2D3F7F81"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K766 </w:t>
            </w:r>
          </w:p>
        </w:tc>
        <w:tc>
          <w:tcPr>
            <w:tcW w:w="6810" w:type="dxa"/>
            <w:tcBorders>
              <w:top w:val="single" w:sz="6" w:space="0" w:color="auto"/>
              <w:left w:val="single" w:sz="6" w:space="0" w:color="auto"/>
              <w:bottom w:val="single" w:sz="6" w:space="0" w:color="auto"/>
              <w:right w:val="single" w:sz="6" w:space="0" w:color="auto"/>
            </w:tcBorders>
            <w:hideMark/>
          </w:tcPr>
          <w:p w14:paraId="780B3394"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Portal hypertension </w:t>
            </w:r>
          </w:p>
        </w:tc>
      </w:tr>
      <w:tr w:rsidR="00C85134" w:rsidRPr="00E145D3" w14:paraId="375F3C51"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40C34F28"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K767 </w:t>
            </w:r>
          </w:p>
        </w:tc>
        <w:tc>
          <w:tcPr>
            <w:tcW w:w="6810" w:type="dxa"/>
            <w:tcBorders>
              <w:top w:val="single" w:sz="6" w:space="0" w:color="auto"/>
              <w:left w:val="single" w:sz="6" w:space="0" w:color="auto"/>
              <w:bottom w:val="single" w:sz="6" w:space="0" w:color="auto"/>
              <w:right w:val="single" w:sz="6" w:space="0" w:color="auto"/>
            </w:tcBorders>
            <w:hideMark/>
          </w:tcPr>
          <w:p w14:paraId="1FC0829B"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Hepatorenal syndrome </w:t>
            </w:r>
          </w:p>
        </w:tc>
      </w:tr>
      <w:tr w:rsidR="00C85134" w:rsidRPr="00E145D3" w14:paraId="0076E217" w14:textId="77777777" w:rsidTr="00C85134">
        <w:trPr>
          <w:trHeight w:val="300"/>
        </w:trPr>
        <w:tc>
          <w:tcPr>
            <w:tcW w:w="1410" w:type="dxa"/>
            <w:tcBorders>
              <w:top w:val="single" w:sz="6" w:space="0" w:color="auto"/>
              <w:left w:val="single" w:sz="6" w:space="0" w:color="000000"/>
              <w:bottom w:val="single" w:sz="6" w:space="0" w:color="auto"/>
              <w:right w:val="single" w:sz="6" w:space="0" w:color="auto"/>
            </w:tcBorders>
            <w:hideMark/>
          </w:tcPr>
          <w:p w14:paraId="5B99B841"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K9182 </w:t>
            </w:r>
          </w:p>
        </w:tc>
        <w:tc>
          <w:tcPr>
            <w:tcW w:w="6810" w:type="dxa"/>
            <w:tcBorders>
              <w:top w:val="single" w:sz="6" w:space="0" w:color="auto"/>
              <w:left w:val="single" w:sz="6" w:space="0" w:color="auto"/>
              <w:bottom w:val="single" w:sz="6" w:space="0" w:color="auto"/>
              <w:right w:val="single" w:sz="6" w:space="0" w:color="auto"/>
            </w:tcBorders>
            <w:hideMark/>
          </w:tcPr>
          <w:p w14:paraId="333E84BC"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Postprocedural hepatic failure </w:t>
            </w:r>
          </w:p>
        </w:tc>
      </w:tr>
      <w:tr w:rsidR="00C85134" w:rsidRPr="00E145D3" w14:paraId="7813F0BB" w14:textId="77777777" w:rsidTr="000133DF">
        <w:trPr>
          <w:trHeight w:val="165"/>
        </w:trPr>
        <w:tc>
          <w:tcPr>
            <w:tcW w:w="1410" w:type="dxa"/>
            <w:tcBorders>
              <w:top w:val="single" w:sz="6" w:space="0" w:color="auto"/>
              <w:left w:val="single" w:sz="6" w:space="0" w:color="000000"/>
              <w:bottom w:val="single" w:sz="6" w:space="0" w:color="000000"/>
              <w:right w:val="single" w:sz="6" w:space="0" w:color="auto"/>
            </w:tcBorders>
            <w:hideMark/>
          </w:tcPr>
          <w:p w14:paraId="6BCC2BE6"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Z944 </w:t>
            </w:r>
          </w:p>
        </w:tc>
        <w:tc>
          <w:tcPr>
            <w:tcW w:w="6810" w:type="dxa"/>
            <w:tcBorders>
              <w:top w:val="single" w:sz="6" w:space="0" w:color="auto"/>
              <w:left w:val="single" w:sz="6" w:space="0" w:color="auto"/>
              <w:bottom w:val="single" w:sz="6" w:space="0" w:color="000000"/>
              <w:right w:val="single" w:sz="6" w:space="0" w:color="auto"/>
            </w:tcBorders>
            <w:hideMark/>
          </w:tcPr>
          <w:p w14:paraId="12BD0275" w14:textId="77777777" w:rsidR="00C85134" w:rsidRPr="00E145D3" w:rsidRDefault="00C85134" w:rsidP="00C85134">
            <w:pPr>
              <w:spacing w:after="0" w:line="240" w:lineRule="auto"/>
              <w:rPr>
                <w:rFonts w:ascii="Arial" w:hAnsi="Arial" w:cs="Arial"/>
                <w:sz w:val="18"/>
                <w:szCs w:val="18"/>
              </w:rPr>
            </w:pPr>
            <w:r w:rsidRPr="00E145D3">
              <w:rPr>
                <w:rFonts w:ascii="Arial" w:hAnsi="Arial" w:cs="Arial"/>
                <w:sz w:val="18"/>
                <w:szCs w:val="18"/>
              </w:rPr>
              <w:t>Liver transplant status </w:t>
            </w:r>
          </w:p>
        </w:tc>
      </w:tr>
    </w:tbl>
    <w:p w14:paraId="300738E9" w14:textId="77777777" w:rsidR="00E145D3" w:rsidRPr="00E145D3" w:rsidRDefault="00E145D3" w:rsidP="00E145D3">
      <w:pPr>
        <w:spacing w:after="0" w:line="240" w:lineRule="auto"/>
        <w:rPr>
          <w:rFonts w:ascii="Arial" w:hAnsi="Arial" w:cs="Arial"/>
          <w:b/>
          <w:bCs/>
        </w:rPr>
      </w:pPr>
      <w:r w:rsidRPr="00E145D3">
        <w:rPr>
          <w:rFonts w:ascii="Arial" w:hAnsi="Arial" w:cs="Arial"/>
          <w:b/>
          <w:bCs/>
        </w:rPr>
        <w:t> </w:t>
      </w:r>
    </w:p>
    <w:p w14:paraId="70A548E8" w14:textId="77777777" w:rsidR="00E145D3" w:rsidRPr="00E145D3" w:rsidRDefault="00E145D3" w:rsidP="00E145D3">
      <w:pPr>
        <w:spacing w:after="0" w:line="240" w:lineRule="auto"/>
        <w:rPr>
          <w:rFonts w:ascii="Arial" w:hAnsi="Arial" w:cs="Arial"/>
          <w:b/>
          <w:bCs/>
        </w:rPr>
      </w:pPr>
      <w:r w:rsidRPr="00E145D3">
        <w:rPr>
          <w:rFonts w:ascii="Arial" w:hAnsi="Arial" w:cs="Arial"/>
          <w:b/>
          <w:bCs/>
        </w:rPr>
        <w:t> </w:t>
      </w:r>
    </w:p>
    <w:p w14:paraId="0FEAE5E5" w14:textId="435BFA38" w:rsidR="00E145D3" w:rsidRDefault="00E145D3" w:rsidP="00E145D3">
      <w:pPr>
        <w:spacing w:after="0" w:line="240" w:lineRule="auto"/>
        <w:rPr>
          <w:rFonts w:ascii="Arial" w:hAnsi="Arial" w:cs="Arial"/>
        </w:rPr>
      </w:pPr>
      <w:r w:rsidRPr="00E145D3">
        <w:rPr>
          <w:rFonts w:ascii="Arial" w:hAnsi="Arial" w:cs="Arial"/>
          <w:b/>
          <w:bCs/>
        </w:rPr>
        <w:t xml:space="preserve">Hemolytic Anemia: </w:t>
      </w:r>
      <w:r w:rsidR="008B1ED9" w:rsidRPr="008B1ED9">
        <w:rPr>
          <w:rFonts w:ascii="Arial" w:hAnsi="Arial" w:cs="Arial"/>
        </w:rPr>
        <w:t xml:space="preserve">Derived from manual review of ICD-10 codes (not included as a separate comorbidity in the AHRQ Elixhauser index); codes must be present-on-admission. If present, the patient is excluded from meeting the hepatic organ dysfunction criterion </w:t>
      </w:r>
      <w:r w:rsidR="008B1ED9">
        <w:rPr>
          <w:rFonts w:ascii="Arial" w:hAnsi="Arial" w:cs="Arial"/>
        </w:rPr>
        <w:t>(</w:t>
      </w:r>
      <w:r w:rsidR="008B1ED9" w:rsidRPr="008B1ED9">
        <w:rPr>
          <w:rFonts w:ascii="Arial" w:hAnsi="Arial" w:cs="Arial"/>
        </w:rPr>
        <w:t>for both community-onset and hospital-onset sepsis</w:t>
      </w:r>
      <w:r w:rsidR="008B1ED9">
        <w:rPr>
          <w:rFonts w:ascii="Arial" w:hAnsi="Arial" w:cs="Arial"/>
        </w:rPr>
        <w:t>).</w:t>
      </w:r>
    </w:p>
    <w:p w14:paraId="3428EB4C" w14:textId="77777777" w:rsidR="00C85134" w:rsidRDefault="00C85134" w:rsidP="00E145D3">
      <w:pPr>
        <w:spacing w:after="0" w:line="240" w:lineRule="auto"/>
        <w:rPr>
          <w:rFonts w:ascii="Arial" w:hAnsi="Arial" w:cs="Arial"/>
        </w:rPr>
      </w:pPr>
    </w:p>
    <w:tbl>
      <w:tblPr>
        <w:tblStyle w:val="TableGrid"/>
        <w:tblW w:w="0" w:type="auto"/>
        <w:tblInd w:w="108" w:type="dxa"/>
        <w:tblLook w:val="04A0" w:firstRow="1" w:lastRow="0" w:firstColumn="1" w:lastColumn="0" w:noHBand="0" w:noVBand="1"/>
      </w:tblPr>
      <w:tblGrid>
        <w:gridCol w:w="1350"/>
        <w:gridCol w:w="6930"/>
      </w:tblGrid>
      <w:tr w:rsidR="00C85134" w14:paraId="19884D70" w14:textId="77777777" w:rsidTr="00C85134">
        <w:tc>
          <w:tcPr>
            <w:tcW w:w="1350" w:type="dxa"/>
            <w:shd w:val="clear" w:color="auto" w:fill="D9D9D9" w:themeFill="background1" w:themeFillShade="D9"/>
          </w:tcPr>
          <w:p w14:paraId="331B23DE" w14:textId="32B48227" w:rsidR="00C85134" w:rsidRPr="00E145D3" w:rsidRDefault="00C85134" w:rsidP="00C85134">
            <w:pPr>
              <w:rPr>
                <w:rFonts w:ascii="Arial" w:hAnsi="Arial" w:cs="Arial"/>
                <w:sz w:val="18"/>
                <w:szCs w:val="18"/>
              </w:rPr>
            </w:pPr>
            <w:r w:rsidRPr="00C85134">
              <w:rPr>
                <w:rFonts w:ascii="Arial" w:hAnsi="Arial" w:cs="Arial"/>
                <w:b/>
                <w:bCs/>
                <w:sz w:val="18"/>
                <w:szCs w:val="18"/>
              </w:rPr>
              <w:t>ICD-10 Code</w:t>
            </w:r>
          </w:p>
        </w:tc>
        <w:tc>
          <w:tcPr>
            <w:tcW w:w="6930" w:type="dxa"/>
            <w:shd w:val="clear" w:color="auto" w:fill="D9D9D9" w:themeFill="background1" w:themeFillShade="D9"/>
          </w:tcPr>
          <w:p w14:paraId="333BD5DD" w14:textId="51F1CEA2" w:rsidR="00C85134" w:rsidRPr="00E145D3" w:rsidRDefault="00C85134" w:rsidP="00C85134">
            <w:pPr>
              <w:rPr>
                <w:rFonts w:ascii="Arial" w:hAnsi="Arial" w:cs="Arial"/>
                <w:sz w:val="18"/>
                <w:szCs w:val="18"/>
              </w:rPr>
            </w:pPr>
            <w:r w:rsidRPr="00C85134">
              <w:rPr>
                <w:rFonts w:ascii="Arial" w:hAnsi="Arial" w:cs="Arial"/>
                <w:b/>
                <w:bCs/>
                <w:sz w:val="18"/>
                <w:szCs w:val="18"/>
              </w:rPr>
              <w:t>Description</w:t>
            </w:r>
          </w:p>
        </w:tc>
      </w:tr>
      <w:tr w:rsidR="00C85134" w14:paraId="0D034BD4" w14:textId="77777777" w:rsidTr="00C85134">
        <w:tc>
          <w:tcPr>
            <w:tcW w:w="1350" w:type="dxa"/>
          </w:tcPr>
          <w:p w14:paraId="5FEA27AF" w14:textId="65966FA1" w:rsidR="00C85134" w:rsidRPr="00C85134" w:rsidRDefault="00C85134" w:rsidP="00C85134">
            <w:pPr>
              <w:rPr>
                <w:rFonts w:ascii="Arial" w:hAnsi="Arial" w:cs="Arial"/>
                <w:sz w:val="18"/>
                <w:szCs w:val="18"/>
              </w:rPr>
            </w:pPr>
            <w:r w:rsidRPr="00E145D3">
              <w:rPr>
                <w:rFonts w:ascii="Arial" w:hAnsi="Arial" w:cs="Arial"/>
                <w:sz w:val="18"/>
                <w:szCs w:val="18"/>
              </w:rPr>
              <w:t>D55</w:t>
            </w:r>
          </w:p>
        </w:tc>
        <w:tc>
          <w:tcPr>
            <w:tcW w:w="6930" w:type="dxa"/>
          </w:tcPr>
          <w:p w14:paraId="350146BB" w14:textId="0CA1BA27" w:rsidR="00C85134" w:rsidRPr="00C85134" w:rsidRDefault="00C85134" w:rsidP="00C85134">
            <w:pPr>
              <w:rPr>
                <w:rFonts w:ascii="Arial" w:hAnsi="Arial" w:cs="Arial"/>
                <w:sz w:val="18"/>
                <w:szCs w:val="18"/>
              </w:rPr>
            </w:pPr>
            <w:r w:rsidRPr="00E145D3">
              <w:rPr>
                <w:rFonts w:ascii="Arial" w:hAnsi="Arial" w:cs="Arial"/>
                <w:sz w:val="18"/>
                <w:szCs w:val="18"/>
              </w:rPr>
              <w:t>Anemia due to enzyme disord</w:t>
            </w:r>
            <w:r w:rsidRPr="00C85134">
              <w:rPr>
                <w:rFonts w:ascii="Arial" w:hAnsi="Arial" w:cs="Arial"/>
                <w:sz w:val="18"/>
                <w:szCs w:val="18"/>
              </w:rPr>
              <w:t>er</w:t>
            </w:r>
            <w:r w:rsidRPr="00E145D3">
              <w:rPr>
                <w:rFonts w:ascii="Arial" w:hAnsi="Arial" w:cs="Arial"/>
                <w:sz w:val="18"/>
                <w:szCs w:val="18"/>
              </w:rPr>
              <w:t>s </w:t>
            </w:r>
          </w:p>
        </w:tc>
      </w:tr>
      <w:tr w:rsidR="00C85134" w14:paraId="38724B32" w14:textId="77777777" w:rsidTr="00C85134">
        <w:tc>
          <w:tcPr>
            <w:tcW w:w="1350" w:type="dxa"/>
          </w:tcPr>
          <w:p w14:paraId="5280B9F7" w14:textId="3C829CCF" w:rsidR="00C85134" w:rsidRPr="00C85134" w:rsidRDefault="00C85134" w:rsidP="00C85134">
            <w:pPr>
              <w:rPr>
                <w:rFonts w:ascii="Arial" w:hAnsi="Arial" w:cs="Arial"/>
                <w:sz w:val="18"/>
                <w:szCs w:val="18"/>
              </w:rPr>
            </w:pPr>
            <w:r w:rsidRPr="00C85134">
              <w:rPr>
                <w:rFonts w:ascii="Arial" w:hAnsi="Arial" w:cs="Arial"/>
                <w:sz w:val="18"/>
                <w:szCs w:val="18"/>
              </w:rPr>
              <w:t>D56</w:t>
            </w:r>
          </w:p>
        </w:tc>
        <w:tc>
          <w:tcPr>
            <w:tcW w:w="6930" w:type="dxa"/>
          </w:tcPr>
          <w:p w14:paraId="2F6B0A2E" w14:textId="79911B3C" w:rsidR="00C85134" w:rsidRPr="00C85134" w:rsidRDefault="00C85134" w:rsidP="00C85134">
            <w:pPr>
              <w:rPr>
                <w:rFonts w:ascii="Arial" w:hAnsi="Arial" w:cs="Arial"/>
                <w:sz w:val="18"/>
                <w:szCs w:val="18"/>
              </w:rPr>
            </w:pPr>
            <w:r w:rsidRPr="00E145D3">
              <w:rPr>
                <w:rFonts w:ascii="Arial" w:hAnsi="Arial" w:cs="Arial"/>
                <w:sz w:val="18"/>
                <w:szCs w:val="18"/>
              </w:rPr>
              <w:t>Thalassemia </w:t>
            </w:r>
          </w:p>
        </w:tc>
      </w:tr>
      <w:tr w:rsidR="00C85134" w14:paraId="2EF1A6F6" w14:textId="77777777" w:rsidTr="00C85134">
        <w:tc>
          <w:tcPr>
            <w:tcW w:w="1350" w:type="dxa"/>
          </w:tcPr>
          <w:p w14:paraId="2D25FA68" w14:textId="12976898" w:rsidR="00C85134" w:rsidRPr="00C85134" w:rsidRDefault="00C85134" w:rsidP="00C85134">
            <w:pPr>
              <w:rPr>
                <w:rFonts w:ascii="Arial" w:hAnsi="Arial" w:cs="Arial"/>
                <w:sz w:val="18"/>
                <w:szCs w:val="18"/>
              </w:rPr>
            </w:pPr>
            <w:r w:rsidRPr="00C85134">
              <w:rPr>
                <w:rFonts w:ascii="Arial" w:hAnsi="Arial" w:cs="Arial"/>
                <w:sz w:val="18"/>
                <w:szCs w:val="18"/>
              </w:rPr>
              <w:t>D57</w:t>
            </w:r>
          </w:p>
        </w:tc>
        <w:tc>
          <w:tcPr>
            <w:tcW w:w="6930" w:type="dxa"/>
          </w:tcPr>
          <w:p w14:paraId="25043F00" w14:textId="7673000C" w:rsidR="00C85134" w:rsidRPr="00C85134" w:rsidRDefault="00C85134" w:rsidP="00C85134">
            <w:pPr>
              <w:rPr>
                <w:rFonts w:ascii="Arial" w:hAnsi="Arial" w:cs="Arial"/>
                <w:sz w:val="18"/>
                <w:szCs w:val="18"/>
              </w:rPr>
            </w:pPr>
            <w:r w:rsidRPr="00E145D3">
              <w:rPr>
                <w:rFonts w:ascii="Arial" w:hAnsi="Arial" w:cs="Arial"/>
                <w:sz w:val="18"/>
                <w:szCs w:val="18"/>
              </w:rPr>
              <w:t>Sickle Cell Disorders </w:t>
            </w:r>
          </w:p>
        </w:tc>
      </w:tr>
      <w:tr w:rsidR="00C85134" w14:paraId="5130D2AC" w14:textId="77777777" w:rsidTr="00C85134">
        <w:tc>
          <w:tcPr>
            <w:tcW w:w="1350" w:type="dxa"/>
          </w:tcPr>
          <w:p w14:paraId="36E4FC24" w14:textId="6E9712DC" w:rsidR="00C85134" w:rsidRPr="00C85134" w:rsidRDefault="00C85134" w:rsidP="00C85134">
            <w:pPr>
              <w:rPr>
                <w:rFonts w:ascii="Arial" w:hAnsi="Arial" w:cs="Arial"/>
                <w:sz w:val="18"/>
                <w:szCs w:val="18"/>
              </w:rPr>
            </w:pPr>
            <w:r w:rsidRPr="00C85134">
              <w:rPr>
                <w:rFonts w:ascii="Arial" w:hAnsi="Arial" w:cs="Arial"/>
                <w:sz w:val="18"/>
                <w:szCs w:val="18"/>
              </w:rPr>
              <w:t>D58</w:t>
            </w:r>
          </w:p>
        </w:tc>
        <w:tc>
          <w:tcPr>
            <w:tcW w:w="6930" w:type="dxa"/>
          </w:tcPr>
          <w:p w14:paraId="09A9C680" w14:textId="390EF81D" w:rsidR="00C85134" w:rsidRPr="00C85134" w:rsidRDefault="00C85134" w:rsidP="00C85134">
            <w:pPr>
              <w:rPr>
                <w:rFonts w:ascii="Arial" w:hAnsi="Arial" w:cs="Arial"/>
                <w:sz w:val="18"/>
                <w:szCs w:val="18"/>
              </w:rPr>
            </w:pPr>
            <w:r w:rsidRPr="00E145D3">
              <w:rPr>
                <w:rFonts w:ascii="Arial" w:hAnsi="Arial" w:cs="Arial"/>
                <w:sz w:val="18"/>
                <w:szCs w:val="18"/>
              </w:rPr>
              <w:t>Other hereditary hemolytic anemias </w:t>
            </w:r>
          </w:p>
        </w:tc>
      </w:tr>
      <w:tr w:rsidR="00C85134" w14:paraId="54C89129" w14:textId="77777777" w:rsidTr="00C85134">
        <w:tc>
          <w:tcPr>
            <w:tcW w:w="1350" w:type="dxa"/>
          </w:tcPr>
          <w:p w14:paraId="1FA45634" w14:textId="3C55A58F" w:rsidR="00C85134" w:rsidRPr="00C85134" w:rsidRDefault="00C85134" w:rsidP="00C85134">
            <w:pPr>
              <w:rPr>
                <w:rFonts w:ascii="Arial" w:hAnsi="Arial" w:cs="Arial"/>
                <w:sz w:val="18"/>
                <w:szCs w:val="18"/>
              </w:rPr>
            </w:pPr>
            <w:r w:rsidRPr="00C85134">
              <w:rPr>
                <w:rFonts w:ascii="Arial" w:hAnsi="Arial" w:cs="Arial"/>
                <w:sz w:val="18"/>
                <w:szCs w:val="18"/>
              </w:rPr>
              <w:t>D59</w:t>
            </w:r>
          </w:p>
        </w:tc>
        <w:tc>
          <w:tcPr>
            <w:tcW w:w="6930" w:type="dxa"/>
          </w:tcPr>
          <w:p w14:paraId="7E8BD072" w14:textId="38879CC6" w:rsidR="00C85134" w:rsidRPr="00C85134" w:rsidRDefault="00C85134" w:rsidP="00C85134">
            <w:pPr>
              <w:rPr>
                <w:rFonts w:ascii="Arial" w:hAnsi="Arial" w:cs="Arial"/>
                <w:sz w:val="18"/>
                <w:szCs w:val="18"/>
              </w:rPr>
            </w:pPr>
            <w:r w:rsidRPr="00E145D3">
              <w:rPr>
                <w:rFonts w:ascii="Arial" w:hAnsi="Arial" w:cs="Arial"/>
                <w:sz w:val="18"/>
                <w:szCs w:val="18"/>
              </w:rPr>
              <w:t>Acquired Hemolytic anemias </w:t>
            </w:r>
          </w:p>
        </w:tc>
      </w:tr>
    </w:tbl>
    <w:p w14:paraId="0BB08CE8" w14:textId="77777777" w:rsidR="00C85134" w:rsidRDefault="00C85134" w:rsidP="00E145D3">
      <w:pPr>
        <w:spacing w:after="0" w:line="240" w:lineRule="auto"/>
        <w:rPr>
          <w:rFonts w:ascii="Arial" w:hAnsi="Arial" w:cs="Arial"/>
        </w:rPr>
      </w:pPr>
    </w:p>
    <w:p w14:paraId="03508585" w14:textId="7ADF0A05" w:rsidR="00C85134" w:rsidRDefault="00C85134" w:rsidP="00E145D3">
      <w:pPr>
        <w:spacing w:after="0" w:line="240" w:lineRule="auto"/>
        <w:rPr>
          <w:rFonts w:ascii="Arial" w:hAnsi="Arial" w:cs="Arial"/>
          <w:b/>
          <w:bCs/>
        </w:rPr>
      </w:pPr>
    </w:p>
    <w:p w14:paraId="0F727528" w14:textId="0E8B4AEC" w:rsidR="00C85134" w:rsidRPr="00C85134" w:rsidRDefault="00C85134" w:rsidP="00F742D1">
      <w:pPr>
        <w:pStyle w:val="ListParagraph"/>
        <w:numPr>
          <w:ilvl w:val="0"/>
          <w:numId w:val="31"/>
        </w:numPr>
        <w:spacing w:after="0" w:line="240" w:lineRule="auto"/>
        <w:rPr>
          <w:rFonts w:ascii="Arial" w:hAnsi="Arial" w:cs="Arial"/>
          <w:b/>
          <w:bCs/>
          <w:u w:val="single"/>
        </w:rPr>
      </w:pPr>
      <w:r w:rsidRPr="00C85134">
        <w:rPr>
          <w:rFonts w:ascii="Arial" w:hAnsi="Arial" w:cs="Arial"/>
          <w:b/>
          <w:bCs/>
          <w:u w:val="single"/>
        </w:rPr>
        <w:t>Exclusions for Hematologic (Platelet) Criterion</w:t>
      </w:r>
    </w:p>
    <w:p w14:paraId="3F9915AB" w14:textId="77777777" w:rsidR="00E145D3" w:rsidRPr="00E145D3" w:rsidRDefault="00E145D3" w:rsidP="00E145D3">
      <w:pPr>
        <w:spacing w:after="0" w:line="240" w:lineRule="auto"/>
        <w:rPr>
          <w:rFonts w:ascii="Arial" w:hAnsi="Arial" w:cs="Arial"/>
          <w:b/>
          <w:bCs/>
        </w:rPr>
      </w:pPr>
      <w:r w:rsidRPr="00E145D3">
        <w:rPr>
          <w:rFonts w:ascii="Arial" w:hAnsi="Arial" w:cs="Arial"/>
          <w:b/>
          <w:bCs/>
        </w:rPr>
        <w:t> </w:t>
      </w:r>
    </w:p>
    <w:p w14:paraId="49C002C1" w14:textId="7F2FDA4D" w:rsidR="007F5966" w:rsidRDefault="007F5966" w:rsidP="00E145D3">
      <w:pPr>
        <w:spacing w:after="0" w:line="240" w:lineRule="auto"/>
        <w:rPr>
          <w:rFonts w:ascii="Arial" w:hAnsi="Arial" w:cs="Arial"/>
        </w:rPr>
      </w:pPr>
      <w:r w:rsidRPr="007F5966">
        <w:rPr>
          <w:rFonts w:ascii="Arial" w:hAnsi="Arial" w:cs="Arial"/>
        </w:rPr>
        <w:t xml:space="preserve">These exclusions are derived from the AHRQ Elixhauser Comorbidity Index </w:t>
      </w:r>
      <w:r w:rsidR="00146505">
        <w:rPr>
          <w:rFonts w:ascii="Arial" w:hAnsi="Arial" w:cs="Arial"/>
        </w:rPr>
        <w:t>(</w:t>
      </w:r>
      <w:hyperlink r:id="rId13" w:history="1">
        <w:r w:rsidR="00146505" w:rsidRPr="00B45BB7">
          <w:rPr>
            <w:rStyle w:val="Hyperlink"/>
            <w:rFonts w:ascii="Arial" w:hAnsi="Arial" w:cs="Arial"/>
            <w:b/>
            <w:bCs/>
          </w:rPr>
          <w:t>https://hcup-us.ahrq.gov/toolssoftware/comorbidityicd10/comorbidity_icd10.jsp</w:t>
        </w:r>
      </w:hyperlink>
      <w:r w:rsidR="00146505">
        <w:t xml:space="preserve">) </w:t>
      </w:r>
      <w:r w:rsidRPr="007F5966">
        <w:rPr>
          <w:rFonts w:ascii="Arial" w:hAnsi="Arial" w:cs="Arial"/>
        </w:rPr>
        <w:t xml:space="preserve">and include four categories: </w:t>
      </w:r>
      <w:r w:rsidRPr="007F5966">
        <w:rPr>
          <w:rFonts w:ascii="Arial" w:hAnsi="Arial" w:cs="Arial"/>
          <w:b/>
          <w:bCs/>
        </w:rPr>
        <w:t>leukemia, lymphoma, solid tumor without metastasis, and solid tumor with metastasis</w:t>
      </w:r>
      <w:r w:rsidRPr="007F5966">
        <w:rPr>
          <w:rFonts w:ascii="Arial" w:hAnsi="Arial" w:cs="Arial"/>
        </w:rPr>
        <w:t>.</w:t>
      </w:r>
      <w:r>
        <w:rPr>
          <w:rFonts w:ascii="Arial" w:hAnsi="Arial" w:cs="Arial"/>
        </w:rPr>
        <w:t xml:space="preserve"> </w:t>
      </w:r>
      <w:r w:rsidRPr="007F5966">
        <w:rPr>
          <w:rFonts w:ascii="Arial" w:hAnsi="Arial" w:cs="Arial"/>
        </w:rPr>
        <w:t>If any of these conditions are present, the patient is excluded from meeting the hematologic (platelet) criterion for both community-onset and hospital-onset sepsis.</w:t>
      </w:r>
    </w:p>
    <w:p w14:paraId="114358BA" w14:textId="75DD66DC" w:rsidR="00C85134" w:rsidRDefault="007F5966" w:rsidP="00E145D3">
      <w:pPr>
        <w:spacing w:after="0" w:line="240" w:lineRule="auto"/>
        <w:rPr>
          <w:rFonts w:ascii="Arial" w:hAnsi="Arial" w:cs="Arial"/>
        </w:rPr>
      </w:pPr>
      <w:r w:rsidRPr="007F5966">
        <w:rPr>
          <w:rFonts w:ascii="Arial" w:hAnsi="Arial" w:cs="Arial"/>
        </w:rPr>
        <w:br/>
        <w:t xml:space="preserve">Codes do </w:t>
      </w:r>
      <w:r w:rsidRPr="007F5966">
        <w:rPr>
          <w:rFonts w:ascii="Arial" w:hAnsi="Arial" w:cs="Arial"/>
          <w:b/>
          <w:bCs/>
        </w:rPr>
        <w:t>not</w:t>
      </w:r>
      <w:r w:rsidRPr="007F5966">
        <w:rPr>
          <w:rFonts w:ascii="Arial" w:hAnsi="Arial" w:cs="Arial"/>
        </w:rPr>
        <w:t xml:space="preserve"> need to be flagged as present-on-admission; they may appear in any diagnosis position, as these malignancies typically do not develop during a single hospitalization.</w:t>
      </w:r>
    </w:p>
    <w:p w14:paraId="2217607D" w14:textId="77777777" w:rsidR="007F5966" w:rsidRDefault="007F5966" w:rsidP="00E145D3">
      <w:pPr>
        <w:spacing w:after="0" w:line="240" w:lineRule="auto"/>
        <w:rPr>
          <w:rFonts w:ascii="Arial" w:hAnsi="Arial" w:cs="Arial"/>
          <w:i/>
          <w:iCs/>
        </w:rPr>
      </w:pPr>
    </w:p>
    <w:p w14:paraId="4E948CDD" w14:textId="01CF858E" w:rsidR="00E145D3" w:rsidRDefault="00C85134" w:rsidP="00E145D3">
      <w:pPr>
        <w:spacing w:after="0" w:line="240" w:lineRule="auto"/>
        <w:rPr>
          <w:rFonts w:ascii="Arial" w:hAnsi="Arial" w:cs="Arial"/>
        </w:rPr>
      </w:pPr>
      <w:r w:rsidRPr="00C85134">
        <w:rPr>
          <w:rFonts w:ascii="Arial" w:hAnsi="Arial" w:cs="Arial"/>
          <w:i/>
          <w:iCs/>
        </w:rPr>
        <w:t>Note:</w:t>
      </w:r>
      <w:r w:rsidRPr="00C85134">
        <w:rPr>
          <w:rFonts w:ascii="Arial" w:hAnsi="Arial" w:cs="Arial"/>
        </w:rPr>
        <w:t xml:space="preserve"> “Solid tumor without metastasis, in situ” (also in the Elixhauser index) is not included in the ASE cancer classification.</w:t>
      </w:r>
    </w:p>
    <w:p w14:paraId="0F1647AF" w14:textId="77777777" w:rsidR="00C85134" w:rsidRDefault="00C85134" w:rsidP="00E145D3">
      <w:pPr>
        <w:spacing w:after="0" w:line="240" w:lineRule="auto"/>
        <w:rPr>
          <w:rFonts w:ascii="Arial" w:hAnsi="Arial" w:cs="Arial"/>
        </w:rPr>
      </w:pPr>
    </w:p>
    <w:tbl>
      <w:tblPr>
        <w:tblStyle w:val="TableGrid"/>
        <w:tblW w:w="9175" w:type="dxa"/>
        <w:tblLook w:val="04A0" w:firstRow="1" w:lastRow="0" w:firstColumn="1" w:lastColumn="0" w:noHBand="0" w:noVBand="1"/>
      </w:tblPr>
      <w:tblGrid>
        <w:gridCol w:w="2065"/>
        <w:gridCol w:w="7110"/>
      </w:tblGrid>
      <w:tr w:rsidR="000133DF" w:rsidRPr="001C7A0F" w14:paraId="5621C9B5" w14:textId="77777777" w:rsidTr="000133DF">
        <w:tc>
          <w:tcPr>
            <w:tcW w:w="2065" w:type="dxa"/>
            <w:shd w:val="clear" w:color="auto" w:fill="D9D9D9" w:themeFill="background1" w:themeFillShade="D9"/>
          </w:tcPr>
          <w:p w14:paraId="0B368215" w14:textId="77777777" w:rsidR="000133DF" w:rsidRPr="000133DF" w:rsidRDefault="000133DF" w:rsidP="001E2E94">
            <w:pPr>
              <w:rPr>
                <w:rFonts w:ascii="Arial" w:hAnsi="Arial" w:cs="Arial"/>
                <w:b/>
                <w:bCs/>
                <w:sz w:val="18"/>
                <w:szCs w:val="18"/>
              </w:rPr>
            </w:pPr>
            <w:r w:rsidRPr="000133DF">
              <w:rPr>
                <w:rFonts w:ascii="Arial" w:hAnsi="Arial" w:cs="Arial"/>
                <w:b/>
                <w:bCs/>
                <w:sz w:val="18"/>
                <w:szCs w:val="18"/>
              </w:rPr>
              <w:t>General Category</w:t>
            </w:r>
          </w:p>
        </w:tc>
        <w:tc>
          <w:tcPr>
            <w:tcW w:w="7110" w:type="dxa"/>
            <w:shd w:val="clear" w:color="auto" w:fill="D9D9D9" w:themeFill="background1" w:themeFillShade="D9"/>
          </w:tcPr>
          <w:p w14:paraId="4529229D" w14:textId="77777777" w:rsidR="000133DF" w:rsidRPr="000133DF" w:rsidRDefault="000133DF" w:rsidP="001E2E94">
            <w:pPr>
              <w:rPr>
                <w:rFonts w:ascii="Arial" w:hAnsi="Arial" w:cs="Arial"/>
                <w:b/>
                <w:bCs/>
                <w:sz w:val="18"/>
                <w:szCs w:val="18"/>
              </w:rPr>
            </w:pPr>
            <w:r w:rsidRPr="000133DF">
              <w:rPr>
                <w:rFonts w:ascii="Arial" w:hAnsi="Arial" w:cs="Arial"/>
                <w:b/>
                <w:bCs/>
                <w:sz w:val="18"/>
                <w:szCs w:val="18"/>
              </w:rPr>
              <w:t>ICD-10 Codes</w:t>
            </w:r>
          </w:p>
        </w:tc>
      </w:tr>
      <w:tr w:rsidR="000133DF" w:rsidRPr="001C7A0F" w14:paraId="727AEA1F" w14:textId="77777777" w:rsidTr="000133DF">
        <w:tc>
          <w:tcPr>
            <w:tcW w:w="2065" w:type="dxa"/>
          </w:tcPr>
          <w:p w14:paraId="69441B70" w14:textId="77777777" w:rsidR="000133DF" w:rsidRPr="001C7A0F" w:rsidRDefault="000133DF" w:rsidP="001E2E94">
            <w:pPr>
              <w:rPr>
                <w:rFonts w:ascii="Arial" w:hAnsi="Arial" w:cs="Arial"/>
                <w:sz w:val="18"/>
                <w:szCs w:val="18"/>
              </w:rPr>
            </w:pPr>
            <w:r w:rsidRPr="001C7A0F">
              <w:rPr>
                <w:rFonts w:ascii="Arial" w:hAnsi="Arial" w:cs="Arial"/>
                <w:sz w:val="18"/>
                <w:szCs w:val="18"/>
              </w:rPr>
              <w:t>Leukemia</w:t>
            </w:r>
          </w:p>
        </w:tc>
        <w:tc>
          <w:tcPr>
            <w:tcW w:w="7110" w:type="dxa"/>
          </w:tcPr>
          <w:p w14:paraId="74DD8D19" w14:textId="77777777" w:rsidR="000133DF" w:rsidRPr="001C7A0F" w:rsidRDefault="000133DF" w:rsidP="001E2E94">
            <w:pPr>
              <w:rPr>
                <w:rFonts w:ascii="Arial" w:hAnsi="Arial" w:cs="Arial"/>
                <w:sz w:val="18"/>
                <w:szCs w:val="18"/>
              </w:rPr>
            </w:pPr>
            <w:r w:rsidRPr="001C7A0F">
              <w:rPr>
                <w:rFonts w:ascii="Arial" w:hAnsi="Arial" w:cs="Arial"/>
                <w:sz w:val="18"/>
                <w:szCs w:val="18"/>
              </w:rPr>
              <w:t>C91.00, C91.01, C91.02, C91.10, C91.11, C91.12, C91.30, C91.31, C91.32, C91.40, C91.41, C91.42, C91.50, C91.51, C91.52, C91.90, C91.91, C91.92, C92.00, C92.01, C92.02, C92.10, C92.11, C92.12, C92.30, C92.31, C92.32, C92.40, C92.41, C92.42, C92.50, C92.51, C92.52, C92.60, C92.61, C92.62, C92.90, C92.91, C92.92, C93.00, C93.01, C93.02, C93.10, C93.11, C93.12, C93.30, C93.31, C93.32, C93.90, C93.91, C93.92, C94.00, C94.01, C94.02, C94.20, C94.21, C94.22, C94.30, C94.31, C94.32, C94.80, C94.81, C94.82, C94.90, C94.91, C94.92, C95.00, C95.01, C95.02, C95.10, C95.11, C95.12, C95.90, C95.91, C95.92</w:t>
            </w:r>
          </w:p>
        </w:tc>
      </w:tr>
      <w:tr w:rsidR="000133DF" w:rsidRPr="001C7A0F" w14:paraId="21F09A6F" w14:textId="77777777" w:rsidTr="000133DF">
        <w:tc>
          <w:tcPr>
            <w:tcW w:w="2065" w:type="dxa"/>
          </w:tcPr>
          <w:p w14:paraId="707492C8" w14:textId="77777777" w:rsidR="000133DF" w:rsidRPr="001C7A0F" w:rsidRDefault="000133DF" w:rsidP="001E2E94">
            <w:pPr>
              <w:rPr>
                <w:rFonts w:ascii="Arial" w:hAnsi="Arial" w:cs="Arial"/>
                <w:sz w:val="18"/>
                <w:szCs w:val="18"/>
              </w:rPr>
            </w:pPr>
            <w:r w:rsidRPr="001C7A0F">
              <w:rPr>
                <w:rFonts w:ascii="Arial" w:hAnsi="Arial" w:cs="Arial"/>
                <w:sz w:val="18"/>
                <w:szCs w:val="18"/>
              </w:rPr>
              <w:t>Lymphoma</w:t>
            </w:r>
          </w:p>
        </w:tc>
        <w:tc>
          <w:tcPr>
            <w:tcW w:w="7110" w:type="dxa"/>
          </w:tcPr>
          <w:p w14:paraId="432FF5AC" w14:textId="77777777" w:rsidR="000133DF" w:rsidRPr="001C7A0F" w:rsidRDefault="000133DF" w:rsidP="001E2E94">
            <w:pPr>
              <w:rPr>
                <w:rFonts w:ascii="Arial" w:hAnsi="Arial" w:cs="Arial"/>
                <w:sz w:val="18"/>
                <w:szCs w:val="18"/>
              </w:rPr>
            </w:pPr>
            <w:r w:rsidRPr="001C7A0F">
              <w:rPr>
                <w:rFonts w:ascii="Arial" w:hAnsi="Arial" w:cs="Arial"/>
                <w:sz w:val="18"/>
                <w:szCs w:val="18"/>
              </w:rPr>
              <w:t>C81.00, C81.01, C81.02, C81.03, C81.04, C81.05, C81.06, C81.07, C81.08, C81.09, C81.10, C81.11, C81.12, C81.13, C81.14, C81.15, C81.16, C81.17, C81.18, C81.19, C81.20, C81.21, C81.22, C81.23, C81.24, C81.25, C81.26, C81.27, C81.28, C81.29, C81.30, C81.31, C81.32, C81.33, C81.34, C81.35, C81.36, C81.37, C81.38, C81.39, C81.40, C81.41, C81.42, C81.43, C81.44, C81.45, C81.46, C81.47, C81.48, C81.49, C81.70, C81.71, C81.72, C81.73, C81.74, C81.75, C81.76, C81.77, C81.78, C81.79, C81.90, C81.91, C81.92, C81.93, C81.94, C81.95, C81.96, C81.97, C81.98, C81.99, C82.00, C82.01, C82.02, C82.03, C82.04, C82.05, C82.06, C82.07, C82.08, C82.09, C82.10, C82.11, C82.12, C82.13, C82.14, C82.15, C82.16, C82.17, C82.18, C82.19, C82.20, C82.21, C82.22, C82.23, C82.24, C82.25, C82.26, C82.27, C82.28, C82.29, C82.30, C82.31, C82.32, C82.33, C82.34, C82.35, C82.36, C82.37, C82.38, C82.39, C82.40, C82.41, C82.42, C82.43, C82.44, C82.45, C82.46, C82.47, C82.48, C82.49, C82.50, C82.51, C82.52, C82.53, C82.54, C82.55, C82.56, C82.57, C82.58, C82.59, C82.60, C82.61, C82.62, C82.63, C82.64, C82.65, C82.66, C82.67, C82.68, C82.69, C82.80, C82.81, C82.82, C82.83, C82.84, C82.85, C82.86, C82.87, C82.88, C82.89, C82.90, C82.91, C82.92, C82.93, C82.94, C82.95, C82.96, C82.97, C82.98, C82.99, C83.00, C83.01, C83.02, C83.03, C83.04, C83.05, C83.06, C83.07, C83.08, C83.09, C83.10, C83.11, C83.12, C83.13, C83.14, C83.15, C83.16, C83.17, C83.18, C83.19, C83.30, C83.31, C83.32, C83.33, C83.34, C83.35, C83.36, C83.37, C83.38, C83.39, C83.50, C83.51, C83.52, C83.53, C83.54, C83.55, C83.56, C83.57, C83.58, C83.59, C83.70, C83.71, C83.72, C83.73, C83.74, C83.75, C83.76, C83.77, C83.78, C83.79, C83.80, C83.81, C83.82, C83.83, C83.84, C83.85, C83.86, C83.87, C83.88, C83.89, C83.90, C83.91, C83.92, C83.93, C83.94, C83.95, C83.96, C83.97, C83.98, C83.99, C84.00, C84.01, C84.02, C84.03, C84.04, C84.05, C84.06, C84.07, C84.08, C84.09, C84.10, C84.11, C84.12, C84.13, C84.14, C84.15, C84.16, C84.17, C84.18, C84.19, C84.40, C84.41, C84.42, C84.43, C84.44, C84.45, C84.46, C84.47, C84.48, C84.49, C84.60, C84.61, C84.62, C84.63, C84.64, C84.65, C84.66, C84.67, C84.68, C84.69, C84.70, C84.71, C84.72, C84.73, C84.74, C84.75, C84.76, C84.77, C84.78, C84.79, C84.90, C84.91, C84.92, C84.93, C84.94, C84.95, C84.96, C84.97, C84.98, C84.99, C85.10, C85.11, C85.12, C85.13, C85.14, C85.15, C85.16, C85.17, C85.18, C85.19, C85.20, C85.21, C85.22, C85.23, C85.24, C85.25, C85.26, C85.27, C85.28, C85.29, C85.80, C85.81, C85.82, C85.83, C85.84, C85.85, C85.86, C85.87, C85.88, C85.89, C85.90, C85.91, C85.92, C85.93, C85.94, C85.95, C85.96, C85.97, C85.98, C85.99</w:t>
            </w:r>
          </w:p>
        </w:tc>
      </w:tr>
      <w:tr w:rsidR="000133DF" w:rsidRPr="001C7A0F" w14:paraId="29E56792" w14:textId="77777777" w:rsidTr="000133DF">
        <w:tc>
          <w:tcPr>
            <w:tcW w:w="2065" w:type="dxa"/>
          </w:tcPr>
          <w:p w14:paraId="26614AB9" w14:textId="77777777" w:rsidR="000133DF" w:rsidRPr="001C7A0F" w:rsidRDefault="000133DF" w:rsidP="001E2E94">
            <w:pPr>
              <w:rPr>
                <w:rFonts w:ascii="Arial" w:hAnsi="Arial" w:cs="Arial"/>
                <w:sz w:val="18"/>
                <w:szCs w:val="18"/>
              </w:rPr>
            </w:pPr>
            <w:r w:rsidRPr="001C7A0F">
              <w:rPr>
                <w:rFonts w:ascii="Arial" w:hAnsi="Arial" w:cs="Arial"/>
                <w:sz w:val="18"/>
                <w:szCs w:val="18"/>
              </w:rPr>
              <w:t>Solid Tumor without Mets</w:t>
            </w:r>
          </w:p>
        </w:tc>
        <w:tc>
          <w:tcPr>
            <w:tcW w:w="7110" w:type="dxa"/>
          </w:tcPr>
          <w:p w14:paraId="7D7C7019" w14:textId="77777777" w:rsidR="000133DF" w:rsidRPr="001C7A0F" w:rsidRDefault="000133DF" w:rsidP="001E2E94">
            <w:pPr>
              <w:rPr>
                <w:rFonts w:ascii="Arial" w:hAnsi="Arial" w:cs="Arial"/>
                <w:sz w:val="18"/>
                <w:szCs w:val="18"/>
              </w:rPr>
            </w:pPr>
            <w:r w:rsidRPr="001C7A0F">
              <w:rPr>
                <w:rFonts w:ascii="Arial" w:hAnsi="Arial" w:cs="Arial"/>
                <w:sz w:val="18"/>
                <w:szCs w:val="18"/>
              </w:rPr>
              <w:t>C00.0, C00.1, C00.2, C00.3, C00.4, C00.5, C00.6, C00.8, C00.9, C01, C02.0, C02.1, C02.2, C02.3, C02.4, C02.8, C02.9, C03.0, C03.1, C03.9, C04.0, C04.1, C04.8, C04.9, C05.0, C05.1, C05.2, C05.8, C05.9, C06.0, C06.1, C06.2, C06.8, C06.9</w:t>
            </w:r>
          </w:p>
        </w:tc>
      </w:tr>
      <w:tr w:rsidR="000133DF" w:rsidRPr="001C7A0F" w14:paraId="38102B24" w14:textId="77777777" w:rsidTr="000133DF">
        <w:tc>
          <w:tcPr>
            <w:tcW w:w="2065" w:type="dxa"/>
          </w:tcPr>
          <w:p w14:paraId="60C30283" w14:textId="77777777" w:rsidR="000133DF" w:rsidRPr="001C7A0F" w:rsidRDefault="000133DF" w:rsidP="001E2E94">
            <w:pPr>
              <w:rPr>
                <w:rFonts w:ascii="Arial" w:hAnsi="Arial" w:cs="Arial"/>
                <w:sz w:val="18"/>
                <w:szCs w:val="18"/>
              </w:rPr>
            </w:pPr>
            <w:r w:rsidRPr="001C7A0F">
              <w:rPr>
                <w:rFonts w:ascii="Arial" w:hAnsi="Arial" w:cs="Arial"/>
                <w:sz w:val="18"/>
                <w:szCs w:val="18"/>
              </w:rPr>
              <w:t>Solid Tumor with Mets</w:t>
            </w:r>
          </w:p>
        </w:tc>
        <w:tc>
          <w:tcPr>
            <w:tcW w:w="7110" w:type="dxa"/>
          </w:tcPr>
          <w:p w14:paraId="34443774" w14:textId="77777777" w:rsidR="000133DF" w:rsidRPr="001C7A0F" w:rsidRDefault="000133DF" w:rsidP="001E2E94">
            <w:pPr>
              <w:rPr>
                <w:rFonts w:ascii="Arial" w:hAnsi="Arial" w:cs="Arial"/>
                <w:sz w:val="18"/>
                <w:szCs w:val="18"/>
              </w:rPr>
            </w:pPr>
            <w:r w:rsidRPr="001C7A0F">
              <w:rPr>
                <w:rFonts w:ascii="Arial" w:hAnsi="Arial" w:cs="Arial"/>
                <w:sz w:val="18"/>
                <w:szCs w:val="18"/>
              </w:rPr>
              <w:t>C77.0, C77.1, C77.2, C77.3, C77.4, C77.5, C77.8, C77.9, C78.00, C78.01, C78.02, C78.1, C78.2, C78.30, C78.39, C78.4, C78.5, C78.6, C78.7, C78.80, C78.89, C78.90, C78.99, C79.00, C79.01, C79.02, C79.10, C79.11, C79.19, C79.2, C79.31, C79.32, C79.40, C79.49, C79.51, C79.52, C79.6, C79.7, C79.81, C79.82, C79.89, C79.9</w:t>
            </w:r>
          </w:p>
        </w:tc>
      </w:tr>
    </w:tbl>
    <w:p w14:paraId="00D58D0D" w14:textId="77777777" w:rsidR="000133DF" w:rsidRDefault="000133DF" w:rsidP="00E145D3">
      <w:pPr>
        <w:spacing w:after="0" w:line="240" w:lineRule="auto"/>
        <w:rPr>
          <w:rFonts w:ascii="Arial" w:hAnsi="Arial" w:cs="Arial"/>
        </w:rPr>
      </w:pPr>
    </w:p>
    <w:sectPr w:rsidR="000133DF" w:rsidSect="00054977">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B81D" w14:textId="77777777" w:rsidR="00BC6E33" w:rsidRDefault="00BC6E33" w:rsidP="00257BEA">
      <w:pPr>
        <w:spacing w:after="0" w:line="240" w:lineRule="auto"/>
      </w:pPr>
      <w:r>
        <w:separator/>
      </w:r>
    </w:p>
  </w:endnote>
  <w:endnote w:type="continuationSeparator" w:id="0">
    <w:p w14:paraId="2C0B9101" w14:textId="77777777" w:rsidR="00BC6E33" w:rsidRDefault="00BC6E33" w:rsidP="00257BEA">
      <w:pPr>
        <w:spacing w:after="0" w:line="240" w:lineRule="auto"/>
      </w:pPr>
      <w:r>
        <w:continuationSeparator/>
      </w:r>
    </w:p>
  </w:endnote>
  <w:endnote w:type="continuationNotice" w:id="1">
    <w:p w14:paraId="284ED3D4" w14:textId="77777777" w:rsidR="00BC6E33" w:rsidRDefault="00BC6E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654078"/>
      <w:docPartObj>
        <w:docPartGallery w:val="Page Numbers (Bottom of Page)"/>
        <w:docPartUnique/>
      </w:docPartObj>
    </w:sdtPr>
    <w:sdtEndPr>
      <w:rPr>
        <w:noProof/>
      </w:rPr>
    </w:sdtEndPr>
    <w:sdtContent>
      <w:p w14:paraId="405AB7B0" w14:textId="70F06A5A" w:rsidR="000133DF" w:rsidRDefault="000133DF">
        <w:pPr>
          <w:pStyle w:val="Footer"/>
          <w:jc w:val="right"/>
        </w:pPr>
        <w:r w:rsidRPr="000133DF">
          <w:rPr>
            <w:rFonts w:ascii="Arial" w:hAnsi="Arial" w:cs="Arial"/>
            <w:sz w:val="18"/>
            <w:szCs w:val="18"/>
          </w:rPr>
          <w:fldChar w:fldCharType="begin"/>
        </w:r>
        <w:r w:rsidRPr="000133DF">
          <w:rPr>
            <w:rFonts w:ascii="Arial" w:hAnsi="Arial" w:cs="Arial"/>
            <w:sz w:val="18"/>
            <w:szCs w:val="18"/>
          </w:rPr>
          <w:instrText xml:space="preserve"> PAGE   \* MERGEFORMAT </w:instrText>
        </w:r>
        <w:r w:rsidRPr="000133DF">
          <w:rPr>
            <w:rFonts w:ascii="Arial" w:hAnsi="Arial" w:cs="Arial"/>
            <w:sz w:val="18"/>
            <w:szCs w:val="18"/>
          </w:rPr>
          <w:fldChar w:fldCharType="separate"/>
        </w:r>
        <w:r w:rsidRPr="000133DF">
          <w:rPr>
            <w:rFonts w:ascii="Arial" w:hAnsi="Arial" w:cs="Arial"/>
            <w:noProof/>
            <w:sz w:val="18"/>
            <w:szCs w:val="18"/>
          </w:rPr>
          <w:t>2</w:t>
        </w:r>
        <w:r w:rsidRPr="000133DF">
          <w:rPr>
            <w:rFonts w:ascii="Arial" w:hAnsi="Arial" w:cs="Arial"/>
            <w:noProof/>
            <w:sz w:val="18"/>
            <w:szCs w:val="18"/>
          </w:rPr>
          <w:fldChar w:fldCharType="end"/>
        </w:r>
      </w:p>
    </w:sdtContent>
  </w:sdt>
  <w:p w14:paraId="074ACD8A" w14:textId="77777777" w:rsidR="00257BEA" w:rsidRDefault="00257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8DFC" w14:textId="77777777" w:rsidR="00BC6E33" w:rsidRDefault="00BC6E33" w:rsidP="00257BEA">
      <w:pPr>
        <w:spacing w:after="0" w:line="240" w:lineRule="auto"/>
      </w:pPr>
      <w:r>
        <w:separator/>
      </w:r>
    </w:p>
  </w:footnote>
  <w:footnote w:type="continuationSeparator" w:id="0">
    <w:p w14:paraId="0580FACB" w14:textId="77777777" w:rsidR="00BC6E33" w:rsidRDefault="00BC6E33" w:rsidP="00257BEA">
      <w:pPr>
        <w:spacing w:after="0" w:line="240" w:lineRule="auto"/>
      </w:pPr>
      <w:r>
        <w:continuationSeparator/>
      </w:r>
    </w:p>
  </w:footnote>
  <w:footnote w:type="continuationNotice" w:id="1">
    <w:p w14:paraId="71FC0032" w14:textId="77777777" w:rsidR="00BC6E33" w:rsidRDefault="00BC6E3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390F36"/>
    <w:multiLevelType w:val="multilevel"/>
    <w:tmpl w:val="606EBA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E1C7C88"/>
    <w:multiLevelType w:val="multilevel"/>
    <w:tmpl w:val="1A964F7C"/>
    <w:lvl w:ilvl="0">
      <w:start w:val="1"/>
      <w:numFmt w:val="decimal"/>
      <w:lvlText w:val="%1."/>
      <w:lvlJc w:val="left"/>
      <w:pPr>
        <w:ind w:left="360" w:hanging="36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0F57307A"/>
    <w:multiLevelType w:val="hybridMultilevel"/>
    <w:tmpl w:val="D8003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D5513E"/>
    <w:multiLevelType w:val="multilevel"/>
    <w:tmpl w:val="F6A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3612B"/>
    <w:multiLevelType w:val="hybridMultilevel"/>
    <w:tmpl w:val="09D0B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75E28A3"/>
    <w:multiLevelType w:val="multilevel"/>
    <w:tmpl w:val="1C204A0C"/>
    <w:styleLink w:val="CurrentList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1A9D2157"/>
    <w:multiLevelType w:val="multilevel"/>
    <w:tmpl w:val="8102B9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B58384A"/>
    <w:multiLevelType w:val="hybridMultilevel"/>
    <w:tmpl w:val="444473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1B6C94"/>
    <w:multiLevelType w:val="multilevel"/>
    <w:tmpl w:val="67B2A7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DC5546D"/>
    <w:multiLevelType w:val="hybridMultilevel"/>
    <w:tmpl w:val="3C7006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FBA55F8"/>
    <w:multiLevelType w:val="multilevel"/>
    <w:tmpl w:val="FEB051DE"/>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A222093"/>
    <w:multiLevelType w:val="multilevel"/>
    <w:tmpl w:val="8796E8F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upp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2B6610AC"/>
    <w:multiLevelType w:val="multilevel"/>
    <w:tmpl w:val="A1920C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0877AF3"/>
    <w:multiLevelType w:val="hybridMultilevel"/>
    <w:tmpl w:val="409CF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0F142FB"/>
    <w:multiLevelType w:val="multilevel"/>
    <w:tmpl w:val="7422AF18"/>
    <w:lvl w:ilvl="0">
      <w:start w:val="1"/>
      <w:numFmt w:val="decimal"/>
      <w:lvlText w:val="%1."/>
      <w:lvlJc w:val="left"/>
      <w:pPr>
        <w:tabs>
          <w:tab w:val="num" w:pos="360"/>
        </w:tabs>
        <w:ind w:left="360" w:hanging="360"/>
      </w:pPr>
      <w:rPr>
        <w:rFonts w:hint="default"/>
        <w:b/>
        <w:bCs/>
        <w:sz w:val="20"/>
      </w:rPr>
    </w:lvl>
    <w:lvl w:ilvl="1">
      <w:start w:val="1"/>
      <w:numFmt w:val="bullet"/>
      <w:lvlText w:val=""/>
      <w:lvlJc w:val="left"/>
      <w:pPr>
        <w:tabs>
          <w:tab w:val="num" w:pos="1080"/>
        </w:tabs>
        <w:ind w:left="1080" w:hanging="360"/>
      </w:pPr>
      <w:rPr>
        <w:rFonts w:ascii="Symbol" w:hAnsi="Symbol" w:hint="default"/>
        <w:sz w:val="20"/>
      </w:rPr>
    </w:lvl>
    <w:lvl w:ilvl="2">
      <w:start w:val="1"/>
      <w:numFmt w:val="upperLetter"/>
      <w:lvlText w:val="%3."/>
      <w:lvlJc w:val="left"/>
      <w:pPr>
        <w:ind w:left="1800" w:hanging="360"/>
      </w:pPr>
      <w:rPr>
        <w:rFonts w:hint="default"/>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3176277C"/>
    <w:multiLevelType w:val="multilevel"/>
    <w:tmpl w:val="5D6C5416"/>
    <w:lvl w:ilvl="0">
      <w:start w:val="1"/>
      <w:numFmt w:val="low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409F5D43"/>
    <w:multiLevelType w:val="multilevel"/>
    <w:tmpl w:val="260E32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2C66E80"/>
    <w:multiLevelType w:val="multilevel"/>
    <w:tmpl w:val="D06C6FA8"/>
    <w:lvl w:ilvl="0">
      <w:start w:val="1"/>
      <w:numFmt w:val="decimal"/>
      <w:lvlText w:val="%1."/>
      <w:lvlJc w:val="left"/>
      <w:pPr>
        <w:tabs>
          <w:tab w:val="num" w:pos="360"/>
        </w:tabs>
        <w:ind w:left="360" w:hanging="360"/>
      </w:pPr>
      <w:rPr>
        <w:rFonts w:hint="default"/>
        <w:sz w:val="22"/>
        <w:szCs w:val="22"/>
      </w:rPr>
    </w:lvl>
    <w:lvl w:ilvl="1">
      <w:start w:val="1"/>
      <w:numFmt w:val="bullet"/>
      <w:lvlText w:val=""/>
      <w:lvlJc w:val="left"/>
      <w:pPr>
        <w:tabs>
          <w:tab w:val="num" w:pos="1080"/>
        </w:tabs>
        <w:ind w:left="1080" w:hanging="360"/>
      </w:pPr>
      <w:rPr>
        <w:rFonts w:ascii="Symbol" w:hAnsi="Symbol" w:hint="default"/>
        <w:sz w:val="20"/>
      </w:rPr>
    </w:lvl>
    <w:lvl w:ilvl="2">
      <w:start w:val="1"/>
      <w:numFmt w:val="upperLetter"/>
      <w:lvlText w:val="%3."/>
      <w:lvlJc w:val="left"/>
      <w:pPr>
        <w:ind w:left="1800" w:hanging="360"/>
      </w:pPr>
      <w:rPr>
        <w:rFonts w:hint="default"/>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44A22E82"/>
    <w:multiLevelType w:val="multilevel"/>
    <w:tmpl w:val="B4825D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75C63DF"/>
    <w:multiLevelType w:val="multilevel"/>
    <w:tmpl w:val="411E9FD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6303694"/>
    <w:multiLevelType w:val="multilevel"/>
    <w:tmpl w:val="1F124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B1A9B"/>
    <w:multiLevelType w:val="multilevel"/>
    <w:tmpl w:val="FAB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1104A"/>
    <w:multiLevelType w:val="hybridMultilevel"/>
    <w:tmpl w:val="FFFFFFFF"/>
    <w:lvl w:ilvl="0" w:tplc="599E8B5E">
      <w:start w:val="1"/>
      <w:numFmt w:val="bullet"/>
      <w:lvlText w:val="-"/>
      <w:lvlJc w:val="left"/>
      <w:pPr>
        <w:ind w:left="720" w:hanging="360"/>
      </w:pPr>
      <w:rPr>
        <w:rFonts w:ascii="Aptos" w:hAnsi="Aptos" w:hint="default"/>
      </w:rPr>
    </w:lvl>
    <w:lvl w:ilvl="1" w:tplc="0CD6DDC4">
      <w:start w:val="1"/>
      <w:numFmt w:val="bullet"/>
      <w:lvlText w:val="o"/>
      <w:lvlJc w:val="left"/>
      <w:pPr>
        <w:ind w:left="1440" w:hanging="360"/>
      </w:pPr>
      <w:rPr>
        <w:rFonts w:ascii="Courier New" w:hAnsi="Courier New" w:hint="default"/>
      </w:rPr>
    </w:lvl>
    <w:lvl w:ilvl="2" w:tplc="4DDC5310">
      <w:start w:val="1"/>
      <w:numFmt w:val="bullet"/>
      <w:lvlText w:val=""/>
      <w:lvlJc w:val="left"/>
      <w:pPr>
        <w:ind w:left="2160" w:hanging="360"/>
      </w:pPr>
      <w:rPr>
        <w:rFonts w:ascii="Wingdings" w:hAnsi="Wingdings" w:hint="default"/>
      </w:rPr>
    </w:lvl>
    <w:lvl w:ilvl="3" w:tplc="FD426BC6">
      <w:start w:val="1"/>
      <w:numFmt w:val="bullet"/>
      <w:lvlText w:val=""/>
      <w:lvlJc w:val="left"/>
      <w:pPr>
        <w:ind w:left="2880" w:hanging="360"/>
      </w:pPr>
      <w:rPr>
        <w:rFonts w:ascii="Symbol" w:hAnsi="Symbol" w:hint="default"/>
      </w:rPr>
    </w:lvl>
    <w:lvl w:ilvl="4" w:tplc="F2DC98D2">
      <w:start w:val="1"/>
      <w:numFmt w:val="bullet"/>
      <w:lvlText w:val="o"/>
      <w:lvlJc w:val="left"/>
      <w:pPr>
        <w:ind w:left="3600" w:hanging="360"/>
      </w:pPr>
      <w:rPr>
        <w:rFonts w:ascii="Courier New" w:hAnsi="Courier New" w:hint="default"/>
      </w:rPr>
    </w:lvl>
    <w:lvl w:ilvl="5" w:tplc="3846293A">
      <w:start w:val="1"/>
      <w:numFmt w:val="bullet"/>
      <w:lvlText w:val=""/>
      <w:lvlJc w:val="left"/>
      <w:pPr>
        <w:ind w:left="4320" w:hanging="360"/>
      </w:pPr>
      <w:rPr>
        <w:rFonts w:ascii="Wingdings" w:hAnsi="Wingdings" w:hint="default"/>
      </w:rPr>
    </w:lvl>
    <w:lvl w:ilvl="6" w:tplc="E2406C4A">
      <w:start w:val="1"/>
      <w:numFmt w:val="bullet"/>
      <w:lvlText w:val=""/>
      <w:lvlJc w:val="left"/>
      <w:pPr>
        <w:ind w:left="5040" w:hanging="360"/>
      </w:pPr>
      <w:rPr>
        <w:rFonts w:ascii="Symbol" w:hAnsi="Symbol" w:hint="default"/>
      </w:rPr>
    </w:lvl>
    <w:lvl w:ilvl="7" w:tplc="E5C45554">
      <w:start w:val="1"/>
      <w:numFmt w:val="bullet"/>
      <w:lvlText w:val="o"/>
      <w:lvlJc w:val="left"/>
      <w:pPr>
        <w:ind w:left="5760" w:hanging="360"/>
      </w:pPr>
      <w:rPr>
        <w:rFonts w:ascii="Courier New" w:hAnsi="Courier New" w:hint="default"/>
      </w:rPr>
    </w:lvl>
    <w:lvl w:ilvl="8" w:tplc="D20E15A8">
      <w:start w:val="1"/>
      <w:numFmt w:val="bullet"/>
      <w:lvlText w:val=""/>
      <w:lvlJc w:val="left"/>
      <w:pPr>
        <w:ind w:left="6480" w:hanging="360"/>
      </w:pPr>
      <w:rPr>
        <w:rFonts w:ascii="Wingdings" w:hAnsi="Wingdings" w:hint="default"/>
      </w:rPr>
    </w:lvl>
  </w:abstractNum>
  <w:abstractNum w:abstractNumId="29" w15:restartNumberingAfterBreak="0">
    <w:nsid w:val="69D555BD"/>
    <w:multiLevelType w:val="multilevel"/>
    <w:tmpl w:val="7FB2354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E0878A0"/>
    <w:multiLevelType w:val="hybridMultilevel"/>
    <w:tmpl w:val="A3DA5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77039E"/>
    <w:multiLevelType w:val="hybridMultilevel"/>
    <w:tmpl w:val="EF10E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B012BDE"/>
    <w:multiLevelType w:val="multilevel"/>
    <w:tmpl w:val="553431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1089A"/>
    <w:multiLevelType w:val="hybridMultilevel"/>
    <w:tmpl w:val="478C4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725007"/>
    <w:multiLevelType w:val="multilevel"/>
    <w:tmpl w:val="03D201FA"/>
    <w:lvl w:ilvl="0">
      <w:start w:val="1"/>
      <w:numFmt w:val="upperRoman"/>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109860684">
    <w:abstractNumId w:val="28"/>
  </w:num>
  <w:num w:numId="2" w16cid:durableId="1548296669">
    <w:abstractNumId w:val="5"/>
  </w:num>
  <w:num w:numId="3" w16cid:durableId="801574716">
    <w:abstractNumId w:val="3"/>
  </w:num>
  <w:num w:numId="4" w16cid:durableId="1093670472">
    <w:abstractNumId w:val="2"/>
  </w:num>
  <w:num w:numId="5" w16cid:durableId="1342048186">
    <w:abstractNumId w:val="4"/>
  </w:num>
  <w:num w:numId="6" w16cid:durableId="1959951219">
    <w:abstractNumId w:val="1"/>
  </w:num>
  <w:num w:numId="7" w16cid:durableId="1999337852">
    <w:abstractNumId w:val="0"/>
  </w:num>
  <w:num w:numId="8" w16cid:durableId="167716424">
    <w:abstractNumId w:val="21"/>
  </w:num>
  <w:num w:numId="9" w16cid:durableId="1791392877">
    <w:abstractNumId w:val="22"/>
  </w:num>
  <w:num w:numId="10" w16cid:durableId="1252203762">
    <w:abstractNumId w:val="24"/>
  </w:num>
  <w:num w:numId="11" w16cid:durableId="799613391">
    <w:abstractNumId w:val="12"/>
  </w:num>
  <w:num w:numId="12" w16cid:durableId="804086072">
    <w:abstractNumId w:val="6"/>
  </w:num>
  <w:num w:numId="13" w16cid:durableId="649142334">
    <w:abstractNumId w:val="25"/>
  </w:num>
  <w:num w:numId="14" w16cid:durableId="272443069">
    <w:abstractNumId w:val="18"/>
  </w:num>
  <w:num w:numId="15" w16cid:durableId="325482120">
    <w:abstractNumId w:val="9"/>
  </w:num>
  <w:num w:numId="16" w16cid:durableId="1877964250">
    <w:abstractNumId w:val="26"/>
  </w:num>
  <w:num w:numId="17" w16cid:durableId="1123695046">
    <w:abstractNumId w:val="29"/>
  </w:num>
  <w:num w:numId="18" w16cid:durableId="1907370811">
    <w:abstractNumId w:val="34"/>
  </w:num>
  <w:num w:numId="19" w16cid:durableId="452330015">
    <w:abstractNumId w:val="10"/>
  </w:num>
  <w:num w:numId="20" w16cid:durableId="1695880246">
    <w:abstractNumId w:val="13"/>
  </w:num>
  <w:num w:numId="21" w16cid:durableId="1404598623">
    <w:abstractNumId w:val="31"/>
  </w:num>
  <w:num w:numId="22" w16cid:durableId="370492770">
    <w:abstractNumId w:val="33"/>
  </w:num>
  <w:num w:numId="23" w16cid:durableId="1895891497">
    <w:abstractNumId w:val="15"/>
  </w:num>
  <w:num w:numId="24" w16cid:durableId="1488783179">
    <w:abstractNumId w:val="30"/>
  </w:num>
  <w:num w:numId="25" w16cid:durableId="777144451">
    <w:abstractNumId w:val="7"/>
  </w:num>
  <w:num w:numId="26" w16cid:durableId="1569340207">
    <w:abstractNumId w:val="17"/>
  </w:num>
  <w:num w:numId="27" w16cid:durableId="1645964631">
    <w:abstractNumId w:val="23"/>
  </w:num>
  <w:num w:numId="28" w16cid:durableId="1283027289">
    <w:abstractNumId w:val="16"/>
  </w:num>
  <w:num w:numId="29" w16cid:durableId="864371070">
    <w:abstractNumId w:val="11"/>
  </w:num>
  <w:num w:numId="30" w16cid:durableId="134109033">
    <w:abstractNumId w:val="19"/>
  </w:num>
  <w:num w:numId="31" w16cid:durableId="1355837968">
    <w:abstractNumId w:val="20"/>
  </w:num>
  <w:num w:numId="32" w16cid:durableId="526986520">
    <w:abstractNumId w:val="32"/>
  </w:num>
  <w:num w:numId="33" w16cid:durableId="690960274">
    <w:abstractNumId w:val="8"/>
  </w:num>
  <w:num w:numId="34" w16cid:durableId="1440486189">
    <w:abstractNumId w:val="27"/>
  </w:num>
  <w:num w:numId="35" w16cid:durableId="370422715">
    <w:abstractNumId w:val="14"/>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Kenna, Caroline S.">
    <w15:presenceInfo w15:providerId="None" w15:userId="McKenna, Caroline 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3DF"/>
    <w:rsid w:val="00034616"/>
    <w:rsid w:val="00034BC2"/>
    <w:rsid w:val="00046218"/>
    <w:rsid w:val="000507A3"/>
    <w:rsid w:val="00054977"/>
    <w:rsid w:val="0006063C"/>
    <w:rsid w:val="000612D1"/>
    <w:rsid w:val="00074AAC"/>
    <w:rsid w:val="00081531"/>
    <w:rsid w:val="00092FFB"/>
    <w:rsid w:val="000A5528"/>
    <w:rsid w:val="000A6735"/>
    <w:rsid w:val="000B122E"/>
    <w:rsid w:val="000B5B55"/>
    <w:rsid w:val="000D2975"/>
    <w:rsid w:val="000E4A64"/>
    <w:rsid w:val="000F6783"/>
    <w:rsid w:val="00105D40"/>
    <w:rsid w:val="00106A38"/>
    <w:rsid w:val="00113A0F"/>
    <w:rsid w:val="00135856"/>
    <w:rsid w:val="00146505"/>
    <w:rsid w:val="0015074B"/>
    <w:rsid w:val="00184A01"/>
    <w:rsid w:val="00187D79"/>
    <w:rsid w:val="00197AC3"/>
    <w:rsid w:val="00197C4B"/>
    <w:rsid w:val="001A7B16"/>
    <w:rsid w:val="001B0840"/>
    <w:rsid w:val="001E2E94"/>
    <w:rsid w:val="001E32C3"/>
    <w:rsid w:val="001E4C0F"/>
    <w:rsid w:val="001F0407"/>
    <w:rsid w:val="001F0D76"/>
    <w:rsid w:val="00203515"/>
    <w:rsid w:val="0021537A"/>
    <w:rsid w:val="00215F0F"/>
    <w:rsid w:val="00227628"/>
    <w:rsid w:val="002576B3"/>
    <w:rsid w:val="00257BEA"/>
    <w:rsid w:val="00275ECB"/>
    <w:rsid w:val="002774B8"/>
    <w:rsid w:val="002840AA"/>
    <w:rsid w:val="00291991"/>
    <w:rsid w:val="00291D47"/>
    <w:rsid w:val="0029639D"/>
    <w:rsid w:val="002A3980"/>
    <w:rsid w:val="002B07D4"/>
    <w:rsid w:val="002B48C8"/>
    <w:rsid w:val="002C27B9"/>
    <w:rsid w:val="002C4630"/>
    <w:rsid w:val="002C4B20"/>
    <w:rsid w:val="002D39D2"/>
    <w:rsid w:val="002E24DE"/>
    <w:rsid w:val="002E64C5"/>
    <w:rsid w:val="002E65FB"/>
    <w:rsid w:val="003006DB"/>
    <w:rsid w:val="00316A1B"/>
    <w:rsid w:val="00326F90"/>
    <w:rsid w:val="00332086"/>
    <w:rsid w:val="00360BBD"/>
    <w:rsid w:val="00361A7E"/>
    <w:rsid w:val="00365B31"/>
    <w:rsid w:val="0038225A"/>
    <w:rsid w:val="003A1872"/>
    <w:rsid w:val="003B12A9"/>
    <w:rsid w:val="003C3BE6"/>
    <w:rsid w:val="003C509B"/>
    <w:rsid w:val="003E085C"/>
    <w:rsid w:val="003E6549"/>
    <w:rsid w:val="003F4C44"/>
    <w:rsid w:val="00414E00"/>
    <w:rsid w:val="00416011"/>
    <w:rsid w:val="00417E18"/>
    <w:rsid w:val="00422978"/>
    <w:rsid w:val="00450943"/>
    <w:rsid w:val="00454450"/>
    <w:rsid w:val="00474598"/>
    <w:rsid w:val="0048507C"/>
    <w:rsid w:val="004C647E"/>
    <w:rsid w:val="004D44EB"/>
    <w:rsid w:val="004F163B"/>
    <w:rsid w:val="00505246"/>
    <w:rsid w:val="005171F4"/>
    <w:rsid w:val="00522BEB"/>
    <w:rsid w:val="0053115D"/>
    <w:rsid w:val="00580482"/>
    <w:rsid w:val="0059016A"/>
    <w:rsid w:val="0059470A"/>
    <w:rsid w:val="0059E29C"/>
    <w:rsid w:val="005C2763"/>
    <w:rsid w:val="005C6053"/>
    <w:rsid w:val="005D7D0D"/>
    <w:rsid w:val="00600660"/>
    <w:rsid w:val="0062403C"/>
    <w:rsid w:val="00627E99"/>
    <w:rsid w:val="006331F8"/>
    <w:rsid w:val="00643A81"/>
    <w:rsid w:val="006612CC"/>
    <w:rsid w:val="006665F2"/>
    <w:rsid w:val="00683090"/>
    <w:rsid w:val="006841F9"/>
    <w:rsid w:val="006850C4"/>
    <w:rsid w:val="00686402"/>
    <w:rsid w:val="00696CD2"/>
    <w:rsid w:val="00696FA4"/>
    <w:rsid w:val="006A2137"/>
    <w:rsid w:val="006A703F"/>
    <w:rsid w:val="006C25F2"/>
    <w:rsid w:val="006E7B22"/>
    <w:rsid w:val="006FF542"/>
    <w:rsid w:val="00700ED6"/>
    <w:rsid w:val="00731EE2"/>
    <w:rsid w:val="00744EC7"/>
    <w:rsid w:val="0074591D"/>
    <w:rsid w:val="0076430C"/>
    <w:rsid w:val="00765BFE"/>
    <w:rsid w:val="0076795C"/>
    <w:rsid w:val="007B64BC"/>
    <w:rsid w:val="007D10FE"/>
    <w:rsid w:val="007D2C8B"/>
    <w:rsid w:val="007D3B35"/>
    <w:rsid w:val="007F0C2C"/>
    <w:rsid w:val="007F290E"/>
    <w:rsid w:val="007F3065"/>
    <w:rsid w:val="007F5966"/>
    <w:rsid w:val="00814614"/>
    <w:rsid w:val="008226BC"/>
    <w:rsid w:val="00845601"/>
    <w:rsid w:val="00845776"/>
    <w:rsid w:val="00852DE5"/>
    <w:rsid w:val="0085461A"/>
    <w:rsid w:val="008B1ED9"/>
    <w:rsid w:val="008E0F70"/>
    <w:rsid w:val="008E5BC8"/>
    <w:rsid w:val="00915568"/>
    <w:rsid w:val="00916C77"/>
    <w:rsid w:val="00917093"/>
    <w:rsid w:val="009275EB"/>
    <w:rsid w:val="00935808"/>
    <w:rsid w:val="00945D74"/>
    <w:rsid w:val="00955459"/>
    <w:rsid w:val="0097476B"/>
    <w:rsid w:val="009A5D35"/>
    <w:rsid w:val="009B6A30"/>
    <w:rsid w:val="009C737D"/>
    <w:rsid w:val="009D08DF"/>
    <w:rsid w:val="009D2A6D"/>
    <w:rsid w:val="009D4552"/>
    <w:rsid w:val="009F053A"/>
    <w:rsid w:val="009F77E9"/>
    <w:rsid w:val="00A06A00"/>
    <w:rsid w:val="00A176B3"/>
    <w:rsid w:val="00A40E68"/>
    <w:rsid w:val="00A90ABE"/>
    <w:rsid w:val="00AA1D8D"/>
    <w:rsid w:val="00AF5954"/>
    <w:rsid w:val="00B2375D"/>
    <w:rsid w:val="00B2556F"/>
    <w:rsid w:val="00B339E0"/>
    <w:rsid w:val="00B43F25"/>
    <w:rsid w:val="00B47730"/>
    <w:rsid w:val="00B551D0"/>
    <w:rsid w:val="00B57040"/>
    <w:rsid w:val="00B70172"/>
    <w:rsid w:val="00BB5D62"/>
    <w:rsid w:val="00BC20F0"/>
    <w:rsid w:val="00BC6E33"/>
    <w:rsid w:val="00BE7F60"/>
    <w:rsid w:val="00BF17E0"/>
    <w:rsid w:val="00C0605D"/>
    <w:rsid w:val="00C20EF0"/>
    <w:rsid w:val="00C24B82"/>
    <w:rsid w:val="00C37DA6"/>
    <w:rsid w:val="00C46982"/>
    <w:rsid w:val="00C53E2A"/>
    <w:rsid w:val="00C6378B"/>
    <w:rsid w:val="00C72B77"/>
    <w:rsid w:val="00C7449F"/>
    <w:rsid w:val="00C85134"/>
    <w:rsid w:val="00CA3E20"/>
    <w:rsid w:val="00CA7394"/>
    <w:rsid w:val="00CB0664"/>
    <w:rsid w:val="00CB27FF"/>
    <w:rsid w:val="00CB3952"/>
    <w:rsid w:val="00CC5AAB"/>
    <w:rsid w:val="00CD57D7"/>
    <w:rsid w:val="00CF7B9E"/>
    <w:rsid w:val="00D1160F"/>
    <w:rsid w:val="00D1717E"/>
    <w:rsid w:val="00D21083"/>
    <w:rsid w:val="00D21206"/>
    <w:rsid w:val="00D22313"/>
    <w:rsid w:val="00D24E1B"/>
    <w:rsid w:val="00D3082B"/>
    <w:rsid w:val="00D71FA8"/>
    <w:rsid w:val="00D91386"/>
    <w:rsid w:val="00D95D32"/>
    <w:rsid w:val="00DB62C7"/>
    <w:rsid w:val="00DC1875"/>
    <w:rsid w:val="00DD02E1"/>
    <w:rsid w:val="00DD2878"/>
    <w:rsid w:val="00DE5BDF"/>
    <w:rsid w:val="00DF1BB9"/>
    <w:rsid w:val="00E00495"/>
    <w:rsid w:val="00E04579"/>
    <w:rsid w:val="00E075F0"/>
    <w:rsid w:val="00E145D3"/>
    <w:rsid w:val="00E22746"/>
    <w:rsid w:val="00E2560C"/>
    <w:rsid w:val="00E302EF"/>
    <w:rsid w:val="00E52ACE"/>
    <w:rsid w:val="00E62E57"/>
    <w:rsid w:val="00E7398B"/>
    <w:rsid w:val="00E780FA"/>
    <w:rsid w:val="00E8032A"/>
    <w:rsid w:val="00E92CE4"/>
    <w:rsid w:val="00EB473C"/>
    <w:rsid w:val="00F00968"/>
    <w:rsid w:val="00F1661A"/>
    <w:rsid w:val="00F2434F"/>
    <w:rsid w:val="00F24BAE"/>
    <w:rsid w:val="00F26ACB"/>
    <w:rsid w:val="00F274F2"/>
    <w:rsid w:val="00F40F5D"/>
    <w:rsid w:val="00F41A1C"/>
    <w:rsid w:val="00F70C9A"/>
    <w:rsid w:val="00F72DEF"/>
    <w:rsid w:val="00F742D1"/>
    <w:rsid w:val="00F867F1"/>
    <w:rsid w:val="00F91183"/>
    <w:rsid w:val="00FC65F4"/>
    <w:rsid w:val="00FC693F"/>
    <w:rsid w:val="00FE4D0D"/>
    <w:rsid w:val="00FF29A9"/>
    <w:rsid w:val="0347D031"/>
    <w:rsid w:val="04A10ED7"/>
    <w:rsid w:val="061F9DB0"/>
    <w:rsid w:val="0964AA47"/>
    <w:rsid w:val="0AE3DBD5"/>
    <w:rsid w:val="0B251005"/>
    <w:rsid w:val="0C7FE999"/>
    <w:rsid w:val="0CEA29D8"/>
    <w:rsid w:val="0D00E7B9"/>
    <w:rsid w:val="0D5ADC8A"/>
    <w:rsid w:val="0DFBE387"/>
    <w:rsid w:val="0F55F175"/>
    <w:rsid w:val="0FA5AAD3"/>
    <w:rsid w:val="102E72C6"/>
    <w:rsid w:val="1068D848"/>
    <w:rsid w:val="10EAB5B1"/>
    <w:rsid w:val="116EE4FA"/>
    <w:rsid w:val="11C11EAA"/>
    <w:rsid w:val="12955846"/>
    <w:rsid w:val="1381746D"/>
    <w:rsid w:val="1408041A"/>
    <w:rsid w:val="152D1761"/>
    <w:rsid w:val="163228A3"/>
    <w:rsid w:val="174D907D"/>
    <w:rsid w:val="17D6DE2D"/>
    <w:rsid w:val="18A4AEDA"/>
    <w:rsid w:val="1A14D540"/>
    <w:rsid w:val="1A42F30B"/>
    <w:rsid w:val="1AC5CF43"/>
    <w:rsid w:val="1B6E7DD0"/>
    <w:rsid w:val="1C84F15E"/>
    <w:rsid w:val="1CA4B8ED"/>
    <w:rsid w:val="1CDA39D5"/>
    <w:rsid w:val="1D7C7F5A"/>
    <w:rsid w:val="1D869811"/>
    <w:rsid w:val="1DCE248D"/>
    <w:rsid w:val="1DE2E192"/>
    <w:rsid w:val="1E18877C"/>
    <w:rsid w:val="1EA7A09B"/>
    <w:rsid w:val="1F79AD2E"/>
    <w:rsid w:val="20851C5F"/>
    <w:rsid w:val="21F43D00"/>
    <w:rsid w:val="225CD422"/>
    <w:rsid w:val="22D21FD4"/>
    <w:rsid w:val="22D5371C"/>
    <w:rsid w:val="23645DD3"/>
    <w:rsid w:val="2367BD2D"/>
    <w:rsid w:val="2422BD81"/>
    <w:rsid w:val="253383DA"/>
    <w:rsid w:val="253B60CB"/>
    <w:rsid w:val="2588F34E"/>
    <w:rsid w:val="25898A6C"/>
    <w:rsid w:val="25AB3ED2"/>
    <w:rsid w:val="25AC9070"/>
    <w:rsid w:val="2608AF13"/>
    <w:rsid w:val="274EA350"/>
    <w:rsid w:val="2796ABBA"/>
    <w:rsid w:val="28197C74"/>
    <w:rsid w:val="283049C1"/>
    <w:rsid w:val="2A0DB7B1"/>
    <w:rsid w:val="2C7CA1CC"/>
    <w:rsid w:val="2D194A5E"/>
    <w:rsid w:val="2D82F538"/>
    <w:rsid w:val="2DEED0FD"/>
    <w:rsid w:val="2EAFD399"/>
    <w:rsid w:val="2F799995"/>
    <w:rsid w:val="30D5DB73"/>
    <w:rsid w:val="32823CF0"/>
    <w:rsid w:val="328FCAB9"/>
    <w:rsid w:val="33798223"/>
    <w:rsid w:val="339BF09A"/>
    <w:rsid w:val="36261E18"/>
    <w:rsid w:val="39419BE5"/>
    <w:rsid w:val="3ACFE5A2"/>
    <w:rsid w:val="3B146FD8"/>
    <w:rsid w:val="3C29F049"/>
    <w:rsid w:val="3CBBD880"/>
    <w:rsid w:val="3D26BA00"/>
    <w:rsid w:val="3D2C1038"/>
    <w:rsid w:val="3D45FAD2"/>
    <w:rsid w:val="3E8A55EC"/>
    <w:rsid w:val="3EF0B3B0"/>
    <w:rsid w:val="3F15C9BE"/>
    <w:rsid w:val="3F4E1EC4"/>
    <w:rsid w:val="3F72B946"/>
    <w:rsid w:val="40C47263"/>
    <w:rsid w:val="40DBD7B7"/>
    <w:rsid w:val="40E0FE1E"/>
    <w:rsid w:val="412E5EBE"/>
    <w:rsid w:val="41747408"/>
    <w:rsid w:val="418688C1"/>
    <w:rsid w:val="41B3E217"/>
    <w:rsid w:val="4252FF21"/>
    <w:rsid w:val="4278002C"/>
    <w:rsid w:val="42D1ACFA"/>
    <w:rsid w:val="435283D7"/>
    <w:rsid w:val="438C0BD5"/>
    <w:rsid w:val="43BF33AB"/>
    <w:rsid w:val="441B58D9"/>
    <w:rsid w:val="448CFF03"/>
    <w:rsid w:val="44C4DF3A"/>
    <w:rsid w:val="45C738C6"/>
    <w:rsid w:val="46080B67"/>
    <w:rsid w:val="46643DE4"/>
    <w:rsid w:val="46B3F872"/>
    <w:rsid w:val="4717441C"/>
    <w:rsid w:val="480289EC"/>
    <w:rsid w:val="488AC3BD"/>
    <w:rsid w:val="48BDBB4D"/>
    <w:rsid w:val="4A47E07A"/>
    <w:rsid w:val="4A943EB5"/>
    <w:rsid w:val="4B3B4AF4"/>
    <w:rsid w:val="4BA25EBC"/>
    <w:rsid w:val="4C5E1A67"/>
    <w:rsid w:val="4C8802DF"/>
    <w:rsid w:val="4DC3390B"/>
    <w:rsid w:val="4E0CB59E"/>
    <w:rsid w:val="4E167C9A"/>
    <w:rsid w:val="4EB0CF9F"/>
    <w:rsid w:val="4EB297EE"/>
    <w:rsid w:val="4FA98A4F"/>
    <w:rsid w:val="4FCDACBF"/>
    <w:rsid w:val="50308F92"/>
    <w:rsid w:val="510EC4C4"/>
    <w:rsid w:val="5133E82C"/>
    <w:rsid w:val="5145951A"/>
    <w:rsid w:val="517CE282"/>
    <w:rsid w:val="519E46A9"/>
    <w:rsid w:val="52EDFCE4"/>
    <w:rsid w:val="5317119E"/>
    <w:rsid w:val="53778049"/>
    <w:rsid w:val="54B6837F"/>
    <w:rsid w:val="554DB9F4"/>
    <w:rsid w:val="5568B247"/>
    <w:rsid w:val="5675675C"/>
    <w:rsid w:val="56CA2417"/>
    <w:rsid w:val="56EA5770"/>
    <w:rsid w:val="5767554E"/>
    <w:rsid w:val="57B85611"/>
    <w:rsid w:val="58997A61"/>
    <w:rsid w:val="58E2A0F8"/>
    <w:rsid w:val="58EBE5EE"/>
    <w:rsid w:val="59BE2421"/>
    <w:rsid w:val="5A0AFA8C"/>
    <w:rsid w:val="5A209307"/>
    <w:rsid w:val="5A587426"/>
    <w:rsid w:val="5B001165"/>
    <w:rsid w:val="5B06B21D"/>
    <w:rsid w:val="5B25F2CE"/>
    <w:rsid w:val="5BFACBEC"/>
    <w:rsid w:val="5C6536BB"/>
    <w:rsid w:val="5C9E824F"/>
    <w:rsid w:val="5D142695"/>
    <w:rsid w:val="5D4BFED5"/>
    <w:rsid w:val="5E05FCA9"/>
    <w:rsid w:val="5E209C4A"/>
    <w:rsid w:val="5E22C365"/>
    <w:rsid w:val="5EF1F220"/>
    <w:rsid w:val="60039B97"/>
    <w:rsid w:val="601F4619"/>
    <w:rsid w:val="604D469D"/>
    <w:rsid w:val="61DC5F1D"/>
    <w:rsid w:val="61E7C7BB"/>
    <w:rsid w:val="626D283E"/>
    <w:rsid w:val="63208DEF"/>
    <w:rsid w:val="63F84438"/>
    <w:rsid w:val="6425073E"/>
    <w:rsid w:val="64E9B8B1"/>
    <w:rsid w:val="656263B5"/>
    <w:rsid w:val="65A1DB7A"/>
    <w:rsid w:val="663DDBA5"/>
    <w:rsid w:val="66A8CBE6"/>
    <w:rsid w:val="685CCDAF"/>
    <w:rsid w:val="6961B4D5"/>
    <w:rsid w:val="6A658A91"/>
    <w:rsid w:val="6A8C4B1E"/>
    <w:rsid w:val="6AC74664"/>
    <w:rsid w:val="6AF767FA"/>
    <w:rsid w:val="6C3B6648"/>
    <w:rsid w:val="6D324BA5"/>
    <w:rsid w:val="6E1682BB"/>
    <w:rsid w:val="6E16A4B2"/>
    <w:rsid w:val="6E5B82AE"/>
    <w:rsid w:val="6EAFFDAA"/>
    <w:rsid w:val="6F0D3CB1"/>
    <w:rsid w:val="6F4CC747"/>
    <w:rsid w:val="6F4ECCBC"/>
    <w:rsid w:val="6F6D8832"/>
    <w:rsid w:val="6FACAA0C"/>
    <w:rsid w:val="6FD67ADA"/>
    <w:rsid w:val="700E6D24"/>
    <w:rsid w:val="70695E3B"/>
    <w:rsid w:val="7237E7C5"/>
    <w:rsid w:val="72D21731"/>
    <w:rsid w:val="72D3C3E2"/>
    <w:rsid w:val="72EBBDF7"/>
    <w:rsid w:val="7315D1B6"/>
    <w:rsid w:val="732B5896"/>
    <w:rsid w:val="73EA2DBF"/>
    <w:rsid w:val="74739052"/>
    <w:rsid w:val="751B363A"/>
    <w:rsid w:val="77742972"/>
    <w:rsid w:val="793B0F5D"/>
    <w:rsid w:val="79D0E769"/>
    <w:rsid w:val="7A1A3F09"/>
    <w:rsid w:val="7A21A243"/>
    <w:rsid w:val="7A9EEDA7"/>
    <w:rsid w:val="7ACBFB25"/>
    <w:rsid w:val="7AF35E57"/>
    <w:rsid w:val="7C2749EF"/>
    <w:rsid w:val="7D6F1EF4"/>
    <w:rsid w:val="7F781671"/>
    <w:rsid w:val="7FADD7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FC969"/>
  <w14:defaultImageDpi w14:val="300"/>
  <w15:docId w15:val="{0E29A3F2-16BE-420E-A6CE-A281A4773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B122E"/>
    <w:rPr>
      <w:color w:val="0000FF" w:themeColor="hyperlink"/>
      <w:u w:val="single"/>
    </w:rPr>
  </w:style>
  <w:style w:type="character" w:styleId="UnresolvedMention">
    <w:name w:val="Unresolved Mention"/>
    <w:basedOn w:val="DefaultParagraphFont"/>
    <w:uiPriority w:val="99"/>
    <w:semiHidden/>
    <w:unhideWhenUsed/>
    <w:rsid w:val="000B122E"/>
    <w:rPr>
      <w:color w:val="605E5C"/>
      <w:shd w:val="clear" w:color="auto" w:fill="E1DFDD"/>
    </w:rPr>
  </w:style>
  <w:style w:type="table" w:styleId="PlainTable1">
    <w:name w:val="Plain Table 1"/>
    <w:basedOn w:val="TableNormal"/>
    <w:uiPriority w:val="99"/>
    <w:rsid w:val="00A90A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474598"/>
    <w:pPr>
      <w:numPr>
        <w:numId w:val="28"/>
      </w:numPr>
    </w:pPr>
  </w:style>
  <w:style w:type="numbering" w:customStyle="1" w:styleId="CurrentList2">
    <w:name w:val="Current List2"/>
    <w:uiPriority w:val="99"/>
    <w:rsid w:val="00474598"/>
    <w:pPr>
      <w:numPr>
        <w:numId w:val="29"/>
      </w:numPr>
    </w:pPr>
  </w:style>
  <w:style w:type="paragraph" w:customStyle="1" w:styleId="msonormal0">
    <w:name w:val="msonormal"/>
    <w:basedOn w:val="Normal"/>
    <w:rsid w:val="00E145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E145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E145D3"/>
  </w:style>
  <w:style w:type="character" w:customStyle="1" w:styleId="textrun">
    <w:name w:val="textrun"/>
    <w:basedOn w:val="DefaultParagraphFont"/>
    <w:rsid w:val="00E145D3"/>
  </w:style>
  <w:style w:type="character" w:customStyle="1" w:styleId="normaltextrun">
    <w:name w:val="normaltextrun"/>
    <w:basedOn w:val="DefaultParagraphFont"/>
    <w:rsid w:val="00E145D3"/>
  </w:style>
  <w:style w:type="paragraph" w:customStyle="1" w:styleId="outlineelement">
    <w:name w:val="outlineelement"/>
    <w:basedOn w:val="Normal"/>
    <w:rsid w:val="00E145D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145D3"/>
    <w:rPr>
      <w:color w:val="800080"/>
      <w:u w:val="single"/>
    </w:rPr>
  </w:style>
  <w:style w:type="paragraph" w:styleId="NormalWeb">
    <w:name w:val="Normal (Web)"/>
    <w:basedOn w:val="Normal"/>
    <w:uiPriority w:val="99"/>
    <w:semiHidden/>
    <w:unhideWhenUsed/>
    <w:rsid w:val="00454450"/>
    <w:rPr>
      <w:rFonts w:ascii="Times New Roman" w:hAnsi="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7398B"/>
    <w:rPr>
      <w:b/>
      <w:bCs/>
    </w:rPr>
  </w:style>
  <w:style w:type="character" w:customStyle="1" w:styleId="CommentSubjectChar">
    <w:name w:val="Comment Subject Char"/>
    <w:basedOn w:val="CommentTextChar"/>
    <w:link w:val="CommentSubject"/>
    <w:uiPriority w:val="99"/>
    <w:semiHidden/>
    <w:rsid w:val="00E7398B"/>
    <w:rPr>
      <w:b/>
      <w:bCs/>
      <w:sz w:val="20"/>
      <w:szCs w:val="20"/>
    </w:rPr>
  </w:style>
  <w:style w:type="paragraph" w:styleId="Revision">
    <w:name w:val="Revision"/>
    <w:hidden/>
    <w:uiPriority w:val="99"/>
    <w:semiHidden/>
    <w:rsid w:val="009275EB"/>
    <w:pPr>
      <w:spacing w:after="0" w:line="240" w:lineRule="auto"/>
    </w:pPr>
  </w:style>
  <w:style w:type="character" w:styleId="Mention">
    <w:name w:val="Mention"/>
    <w:basedOn w:val="DefaultParagraphFont"/>
    <w:uiPriority w:val="99"/>
    <w:unhideWhenUsed/>
    <w:rsid w:val="006850C4"/>
    <w:rPr>
      <w:color w:val="2B579A"/>
      <w:shd w:val="clear" w:color="auto" w:fill="E1DFDD"/>
    </w:r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8825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cup-us.ahrq.gov/toolssoftware/comorbidityicd10/comorbidity_icd10.js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hcup-us.ahrq.gov/toolssoftware/comorbidityicd10/comorbidity_icd10.jsp"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cup-us.ahrq.gov/toolssoftware/comorbidityicd10/comorbidity_icd10.jsp"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EF5027AB8F5574FB679CBB8AFED6AB7" ma:contentTypeVersion="3" ma:contentTypeDescription="Create a new document." ma:contentTypeScope="" ma:versionID="e75aea3a993410a215602d0e428cefc5">
  <xsd:schema xmlns:xsd="http://www.w3.org/2001/XMLSchema" xmlns:xs="http://www.w3.org/2001/XMLSchema" xmlns:p="http://schemas.microsoft.com/office/2006/metadata/properties" xmlns:ns2="9c7822c8-a3e6-458a-8727-9ce1bd648fe7" targetNamespace="http://schemas.microsoft.com/office/2006/metadata/properties" ma:root="true" ma:fieldsID="4efb08c6b9a6ecb2b8129e4bd91c90ac" ns2:_="">
    <xsd:import namespace="9c7822c8-a3e6-458a-8727-9ce1bd648f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7822c8-a3e6-458a-8727-9ce1bd648f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BFED-51F9-405D-BD90-45F9DF660256}">
  <ds:schemaRefs>
    <ds:schemaRef ds:uri="http://purl.org/dc/elements/1.1/"/>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9c7822c8-a3e6-458a-8727-9ce1bd648fe7"/>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4469ECCA-8FEC-4BD2-8549-001D550C2C91}">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51E937A-C8AA-4A0B-8B9D-43AED361B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7822c8-a3e6-458a-8727-9ce1bd648f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19</Pages>
  <Words>8276</Words>
  <Characters>47176</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McKenna, Caroline S.</cp:lastModifiedBy>
  <cp:revision>79</cp:revision>
  <dcterms:created xsi:type="dcterms:W3CDTF">2025-08-10T11:28:00Z</dcterms:created>
  <dcterms:modified xsi:type="dcterms:W3CDTF">2025-09-08T17:48:00Z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0x0101004EF5027AB8F5574FB679CBB8AFED6AB7</vt:lpwstr>
  </property>
</Properties>
</file>